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217987" w14:textId="309C728A" w:rsidR="003416A0" w:rsidRDefault="00126878"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hidden="0" allowOverlap="1" wp14:anchorId="09E4FC41" wp14:editId="4C9709E9">
            <wp:simplePos x="0" y="0"/>
            <wp:positionH relativeFrom="column">
              <wp:posOffset>-350520</wp:posOffset>
            </wp:positionH>
            <wp:positionV relativeFrom="paragraph">
              <wp:posOffset>338455</wp:posOffset>
            </wp:positionV>
            <wp:extent cx="7396480" cy="828675"/>
            <wp:effectExtent l="0" t="0" r="0" b="0"/>
            <wp:wrapSquare wrapText="bothSides" distT="0" distB="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125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9778689" wp14:editId="47874FDF">
                <wp:simplePos x="0" y="0"/>
                <wp:positionH relativeFrom="column">
                  <wp:posOffset>165100</wp:posOffset>
                </wp:positionH>
                <wp:positionV relativeFrom="paragraph">
                  <wp:posOffset>7734300</wp:posOffset>
                </wp:positionV>
                <wp:extent cx="6543675" cy="1152525"/>
                <wp:effectExtent l="0" t="0" r="0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8925" y="3208500"/>
                          <a:ext cx="653415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2C0118" w14:textId="753F805D" w:rsidR="00CD6D8D" w:rsidRPr="00E67CD6" w:rsidRDefault="00CD6D8D" w:rsidP="00424627">
                            <w:pPr>
                              <w:spacing w:line="279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FF0000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Theme="majorHAnsi" w:eastAsia="Cabin" w:hAnsiTheme="majorHAnsi" w:cstheme="majorHAnsi"/>
                                <w:b/>
                                <w:smallCaps/>
                                <w:color w:val="FFFFFF"/>
                                <w:sz w:val="28"/>
                                <w:lang w:val="en-US"/>
                              </w:rPr>
                              <w:t>15  de</w:t>
                            </w:r>
                            <w:proofErr w:type="gramEnd"/>
                            <w:r>
                              <w:rPr>
                                <w:rFonts w:asciiTheme="majorHAnsi" w:eastAsia="Cabin" w:hAnsiTheme="majorHAnsi" w:cstheme="majorHAnsi"/>
                                <w:b/>
                                <w:smallCaps/>
                                <w:color w:val="FFFFFF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ajorHAnsi" w:eastAsia="Cabin" w:hAnsiTheme="majorHAnsi" w:cstheme="majorHAnsi"/>
                                <w:b/>
                                <w:smallCaps/>
                                <w:color w:val="FFFFFF"/>
                                <w:sz w:val="28"/>
                                <w:lang w:val="en-US"/>
                              </w:rPr>
                              <w:t>octubre</w:t>
                            </w:r>
                            <w:proofErr w:type="spellEnd"/>
                            <w:r>
                              <w:rPr>
                                <w:rFonts w:asciiTheme="majorHAnsi" w:eastAsia="Cabin" w:hAnsiTheme="majorHAnsi" w:cstheme="majorHAnsi"/>
                                <w:b/>
                                <w:smallCaps/>
                                <w:color w:val="FFFFFF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 w:rsidRPr="00E67CD6">
                              <w:rPr>
                                <w:rFonts w:asciiTheme="majorHAnsi" w:eastAsia="Cabin" w:hAnsiTheme="majorHAnsi" w:cstheme="majorHAnsi"/>
                                <w:b/>
                                <w:smallCaps/>
                                <w:color w:val="FFFFFF"/>
                                <w:sz w:val="28"/>
                                <w:lang w:val="en-US"/>
                              </w:rPr>
                              <w:t xml:space="preserve">de 2021 </w:t>
                            </w:r>
                          </w:p>
                          <w:p w14:paraId="5932E98F" w14:textId="4A4BBEC2" w:rsidR="00CD6D8D" w:rsidRPr="00E92CD7" w:rsidRDefault="00CD6D8D" w:rsidP="00E01CC6">
                            <w:pPr>
                              <w:textDirection w:val="btLr"/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  <w:r w:rsidRPr="00E92CD7">
                              <w:rPr>
                                <w:rFonts w:asciiTheme="majorHAnsi" w:eastAsia="Cabin" w:hAnsiTheme="majorHAnsi" w:cstheme="majorHAnsi"/>
                                <w:color w:val="FFFFFF"/>
                                <w:sz w:val="28"/>
                                <w:lang w:val="en-US"/>
                              </w:rPr>
                              <w:t xml:space="preserve">This publication was produced for review by the United States Agency for International Development. It was prepared by </w:t>
                            </w:r>
                            <w:r>
                              <w:rPr>
                                <w:rFonts w:asciiTheme="majorHAnsi" w:eastAsia="Cabin" w:hAnsiTheme="majorHAnsi" w:cstheme="majorHAnsi"/>
                                <w:color w:val="FFFFFF"/>
                                <w:sz w:val="28"/>
                                <w:lang w:val="en-US"/>
                              </w:rPr>
                              <w:t>Ruby Aurora Calderón Castellanos</w:t>
                            </w:r>
                            <w:r w:rsidRPr="00E92CD7">
                              <w:rPr>
                                <w:rFonts w:asciiTheme="majorHAnsi" w:eastAsia="Cabin" w:hAnsiTheme="majorHAnsi" w:cstheme="majorHAnsi"/>
                                <w:color w:val="FFFFFF"/>
                                <w:sz w:val="28"/>
                                <w:lang w:val="en-US"/>
                              </w:rPr>
                              <w:t>, Management Systems International.</w:t>
                            </w:r>
                          </w:p>
                          <w:p w14:paraId="1136E5C0" w14:textId="77777777" w:rsidR="00CD6D8D" w:rsidRPr="00E92CD7" w:rsidRDefault="00CD6D8D" w:rsidP="00424627">
                            <w:pPr>
                              <w:textDirection w:val="btLr"/>
                              <w:rPr>
                                <w:rFonts w:asciiTheme="majorHAnsi" w:hAnsiTheme="majorHAnsi" w:cstheme="majorHAnsi"/>
                                <w:lang w:val="en-U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t" anchorCtr="0"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9778689" id="Rectángulo 4" o:spid="_x0000_s1026" style="position:absolute;left:0;text-align:left;margin-left:13pt;margin-top:609pt;width:515.25pt;height:9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" filled="f" stroked="f">
                <v:textbox inset="0,0,0,0">
                  <w:txbxContent>
                    <w:p w14:paraId="5E2C0118" w14:textId="753F805D" w:rsidR="00CD6D8D" w:rsidRPr="00E67CD6" w:rsidRDefault="00CD6D8D" w:rsidP="00424627">
                      <w:pPr>
                        <w:spacing w:line="279" w:lineRule="auto"/>
                        <w:textDirection w:val="btLr"/>
                        <w:rPr>
                          <w:rFonts w:asciiTheme="majorHAnsi" w:hAnsiTheme="majorHAnsi" w:cstheme="majorHAnsi"/>
                          <w:color w:val="FF0000"/>
                          <w:lang w:val="en-US"/>
                        </w:rPr>
                      </w:pPr>
                      <w:proofErr w:type="gramStart"/>
                      <w:r>
                        <w:rPr>
                          <w:rFonts w:asciiTheme="majorHAnsi" w:eastAsia="Cabin" w:hAnsiTheme="majorHAnsi" w:cstheme="majorHAnsi"/>
                          <w:b/>
                          <w:smallCaps/>
                          <w:color w:val="FFFFFF"/>
                          <w:sz w:val="28"/>
                          <w:lang w:val="en-US"/>
                        </w:rPr>
                        <w:t>15  de</w:t>
                      </w:r>
                      <w:proofErr w:type="gramEnd"/>
                      <w:r>
                        <w:rPr>
                          <w:rFonts w:asciiTheme="majorHAnsi" w:eastAsia="Cabin" w:hAnsiTheme="majorHAnsi" w:cstheme="majorHAnsi"/>
                          <w:b/>
                          <w:smallCaps/>
                          <w:color w:val="FFFFFF"/>
                          <w:sz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ajorHAnsi" w:eastAsia="Cabin" w:hAnsiTheme="majorHAnsi" w:cstheme="majorHAnsi"/>
                          <w:b/>
                          <w:smallCaps/>
                          <w:color w:val="FFFFFF"/>
                          <w:sz w:val="28"/>
                          <w:lang w:val="en-US"/>
                        </w:rPr>
                        <w:t>octubre</w:t>
                      </w:r>
                      <w:proofErr w:type="spellEnd"/>
                      <w:r>
                        <w:rPr>
                          <w:rFonts w:asciiTheme="majorHAnsi" w:eastAsia="Cabin" w:hAnsiTheme="majorHAnsi" w:cstheme="majorHAnsi"/>
                          <w:b/>
                          <w:smallCaps/>
                          <w:color w:val="FFFFFF"/>
                          <w:sz w:val="28"/>
                          <w:lang w:val="en-US"/>
                        </w:rPr>
                        <w:t xml:space="preserve"> </w:t>
                      </w:r>
                      <w:r w:rsidRPr="00E67CD6">
                        <w:rPr>
                          <w:rFonts w:asciiTheme="majorHAnsi" w:eastAsia="Cabin" w:hAnsiTheme="majorHAnsi" w:cstheme="majorHAnsi"/>
                          <w:b/>
                          <w:smallCaps/>
                          <w:color w:val="FFFFFF"/>
                          <w:sz w:val="28"/>
                          <w:lang w:val="en-US"/>
                        </w:rPr>
                        <w:t xml:space="preserve">de 2021 </w:t>
                      </w:r>
                    </w:p>
                    <w:p w14:paraId="5932E98F" w14:textId="4A4BBEC2" w:rsidR="00CD6D8D" w:rsidRPr="00E92CD7" w:rsidRDefault="00CD6D8D" w:rsidP="00E01CC6">
                      <w:pPr>
                        <w:textDirection w:val="btLr"/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  <w:r w:rsidRPr="00E92CD7">
                        <w:rPr>
                          <w:rFonts w:asciiTheme="majorHAnsi" w:eastAsia="Cabin" w:hAnsiTheme="majorHAnsi" w:cstheme="majorHAnsi"/>
                          <w:color w:val="FFFFFF"/>
                          <w:sz w:val="28"/>
                          <w:lang w:val="en-US"/>
                        </w:rPr>
                        <w:t xml:space="preserve">This publication was produced for review by the United States Agency for International Development. It was prepared by </w:t>
                      </w:r>
                      <w:r>
                        <w:rPr>
                          <w:rFonts w:asciiTheme="majorHAnsi" w:eastAsia="Cabin" w:hAnsiTheme="majorHAnsi" w:cstheme="majorHAnsi"/>
                          <w:color w:val="FFFFFF"/>
                          <w:sz w:val="28"/>
                          <w:lang w:val="en-US"/>
                        </w:rPr>
                        <w:t>Ruby Aurora Calderón Castellanos</w:t>
                      </w:r>
                      <w:r w:rsidRPr="00E92CD7">
                        <w:rPr>
                          <w:rFonts w:asciiTheme="majorHAnsi" w:eastAsia="Cabin" w:hAnsiTheme="majorHAnsi" w:cstheme="majorHAnsi"/>
                          <w:color w:val="FFFFFF"/>
                          <w:sz w:val="28"/>
                          <w:lang w:val="en-US"/>
                        </w:rPr>
                        <w:t>, Management Systems International.</w:t>
                      </w:r>
                    </w:p>
                    <w:p w14:paraId="1136E5C0" w14:textId="77777777" w:rsidR="00CD6D8D" w:rsidRPr="00E92CD7" w:rsidRDefault="00CD6D8D" w:rsidP="00424627">
                      <w:pPr>
                        <w:textDirection w:val="btLr"/>
                        <w:rPr>
                          <w:rFonts w:asciiTheme="majorHAnsi" w:hAnsiTheme="majorHAnsi" w:cstheme="majorHAnsi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bookmarkStart w:id="0" w:name="_gjdgxs" w:colFirst="0" w:colLast="0"/>
    <w:bookmarkEnd w:id="0"/>
    <w:p w14:paraId="363FE76A" w14:textId="63F95415" w:rsidR="003416A0" w:rsidRDefault="00973C5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sectPr w:rsidR="003416A0">
          <w:headerReference w:type="default" r:id="rId9"/>
          <w:footerReference w:type="even" r:id="rId10"/>
          <w:footerReference w:type="default" r:id="rId11"/>
          <w:footerReference w:type="first" r:id="rId12"/>
          <w:pgSz w:w="12240" w:h="15840"/>
          <w:pgMar w:top="864" w:right="936" w:bottom="1440" w:left="936" w:header="0" w:footer="0" w:gutter="0"/>
          <w:pgNumType w:start="1"/>
          <w:cols w:space="720"/>
        </w:sect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1ED5E164" wp14:editId="2BE40F04">
                <wp:simplePos x="0" y="0"/>
                <wp:positionH relativeFrom="column">
                  <wp:posOffset>-613409</wp:posOffset>
                </wp:positionH>
                <wp:positionV relativeFrom="paragraph">
                  <wp:posOffset>3860165</wp:posOffset>
                </wp:positionV>
                <wp:extent cx="7810500" cy="6524625"/>
                <wp:effectExtent l="0" t="0" r="0" b="95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0" cy="6524625"/>
                        </a:xfrm>
                        <a:prstGeom prst="rect">
                          <a:avLst/>
                        </a:prstGeom>
                        <a:solidFill>
                          <a:srgbClr val="66666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A0B7C2" w14:textId="77777777" w:rsidR="00CD6D8D" w:rsidRDefault="00CD6D8D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ED5E164" id="Rectángulo 2" o:spid="_x0000_s1027" style="position:absolute;left:0;text-align:left;margin-left:-48.3pt;margin-top:303.95pt;width:615pt;height:513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" fillcolor="#666665" stroked="f">
                <v:textbox inset="2.53958mm,1.2694mm,2.53958mm,1.2694mm">
                  <w:txbxContent>
                    <w:p w14:paraId="05A0B7C2" w14:textId="77777777" w:rsidR="00CD6D8D" w:rsidRDefault="00CD6D8D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FD3B6E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E16574D" wp14:editId="0F9D6C9A">
                <wp:simplePos x="0" y="0"/>
                <wp:positionH relativeFrom="column">
                  <wp:posOffset>-584835</wp:posOffset>
                </wp:positionH>
                <wp:positionV relativeFrom="paragraph">
                  <wp:posOffset>1450340</wp:posOffset>
                </wp:positionV>
                <wp:extent cx="7781925" cy="2447925"/>
                <wp:effectExtent l="0" t="0" r="9525" b="952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1925" cy="2447925"/>
                        </a:xfrm>
                        <a:prstGeom prst="rect">
                          <a:avLst/>
                        </a:prstGeom>
                        <a:solidFill>
                          <a:srgbClr val="002A6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-108" w:type="dxa"/>
                              <w:tblBorders>
                                <w:top w:val="nil"/>
                                <w:left w:val="nil"/>
                                <w:bottom w:val="nil"/>
                                <w:right w:val="nil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457"/>
                            </w:tblGrid>
                            <w:tr w:rsidR="00CD6D8D" w14:paraId="16D61F01" w14:textId="77777777">
                              <w:trPr>
                                <w:trHeight w:val="152"/>
                              </w:trPr>
                              <w:tc>
                                <w:tcPr>
                                  <w:tcW w:w="4457" w:type="dxa"/>
                                </w:tcPr>
                                <w:p w14:paraId="0A025727" w14:textId="1B0B440C" w:rsidR="00CD6D8D" w:rsidRDefault="00CD6D8D" w:rsidP="00C03264">
                                  <w:pPr>
                                    <w:pStyle w:val="Default"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126878">
                                    <w:rPr>
                                      <w:rFonts w:ascii="Arial" w:eastAsia="Cabin" w:hAnsi="Arial" w:cs="Arial" w:hint="cs"/>
                                      <w:b/>
                                      <w:bCs/>
                                      <w:smallCaps/>
                                      <w:color w:val="FFFFFF"/>
                                      <w:lang w:val="pt-BR"/>
                                    </w:rPr>
                                    <w:t>COL386.0</w:t>
                                  </w:r>
                                  <w:r>
                                    <w:rPr>
                                      <w:rFonts w:ascii="Arial" w:eastAsia="Cabin" w:hAnsi="Arial" w:cs="Arial"/>
                                      <w:b/>
                                      <w:bCs/>
                                      <w:smallCaps/>
                                      <w:color w:val="FFFFFF"/>
                                      <w:lang w:val="pt-BR"/>
                                    </w:rPr>
                                    <w:t>6</w:t>
                                  </w:r>
                                  <w: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46A1E7EB" w14:textId="60B05AE5" w:rsidR="00CD6D8D" w:rsidRPr="00C2619B" w:rsidRDefault="00CD6D8D" w:rsidP="00E01CC6">
                            <w:pPr>
                              <w:ind w:right="737"/>
                              <w:textDirection w:val="btLr"/>
                              <w:rPr>
                                <w:rFonts w:eastAsia="Cabin" w:cs="Arial"/>
                                <w:b/>
                                <w:bCs/>
                                <w:smallCaps/>
                                <w:color w:val="FF0000"/>
                                <w:lang w:val="pt-BR"/>
                              </w:rPr>
                            </w:pPr>
                          </w:p>
                          <w:p w14:paraId="5429CD4B" w14:textId="77777777" w:rsidR="00CD6D8D" w:rsidRDefault="00CD6D8D" w:rsidP="00C03264">
                            <w:pPr>
                              <w:pStyle w:val="NormalWeb"/>
                              <w:spacing w:before="0" w:beforeAutospacing="0" w:after="120" w:afterAutospacing="0" w:line="276" w:lineRule="auto"/>
                              <w:rPr>
                                <w:rFonts w:cs="Arial"/>
                              </w:rPr>
                            </w:pPr>
                            <w:r w:rsidRPr="00126878">
                              <w:rPr>
                                <w:rFonts w:eastAsia="Cabin" w:cs="Arial" w:hint="cs"/>
                                <w:b/>
                                <w:smallCaps/>
                                <w:color w:val="FFFFFF"/>
                              </w:rPr>
                              <w:t>OBJETIVO DEL CONTRATO:</w:t>
                            </w:r>
                            <w:r w:rsidRPr="00126878">
                              <w:rPr>
                                <w:rFonts w:cs="Arial" w:hint="cs"/>
                              </w:rPr>
                              <w:t xml:space="preserve"> </w:t>
                            </w:r>
                          </w:p>
                          <w:p w14:paraId="5313789F" w14:textId="5BBBF16D" w:rsidR="00CD6D8D" w:rsidRPr="00C03264" w:rsidRDefault="00CD6D8D" w:rsidP="00C03264">
                            <w:pPr>
                              <w:pStyle w:val="NormalWeb"/>
                              <w:spacing w:before="0" w:beforeAutospacing="0" w:after="120" w:afterAutospacing="0" w:line="276" w:lineRule="auto"/>
                              <w:rPr>
                                <w:rFonts w:cs="Arial"/>
                              </w:rPr>
                            </w:pPr>
                            <w:r w:rsidRPr="00C03264">
                              <w:rPr>
                                <w:rFonts w:cs="Arial"/>
                                <w:szCs w:val="22"/>
                              </w:rPr>
                              <w:t>Diseñar e implementar una herramienta tecnológica virtual que facilite a las veedurías ciudadanas el acceso a información y una ruta de acción para el ejercicio de control social efectivo a los planes, programas y proyectos en la implementación del Acuerdo de Paz en las cinco (5) subregiones PDET priorizadas, con mecanismos de acompañamiento por parte de las instituciones de la RIAV.</w:t>
                            </w:r>
                          </w:p>
                          <w:p w14:paraId="5EA55C9B" w14:textId="77777777" w:rsidR="00CD6D8D" w:rsidRPr="00126878" w:rsidRDefault="00CD6D8D" w:rsidP="00E01CC6">
                            <w:pPr>
                              <w:pStyle w:val="NormalWeb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</w:p>
                          <w:p w14:paraId="68D17E15" w14:textId="40AD709C" w:rsidR="00CD6D8D" w:rsidRPr="00126878" w:rsidRDefault="00CD6D8D" w:rsidP="00E01CC6">
                            <w:pPr>
                              <w:pStyle w:val="NormalWeb"/>
                              <w:rPr>
                                <w:rFonts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bCs/>
                              </w:rPr>
                              <w:t xml:space="preserve">PRODUCTO No 3 </w:t>
                            </w:r>
                          </w:p>
                          <w:p w14:paraId="4C4B0F1F" w14:textId="2D074F31" w:rsidR="00CD6D8D" w:rsidRPr="00126878" w:rsidRDefault="00CD6D8D" w:rsidP="00E01CC6">
                            <w:pPr>
                              <w:ind w:left="805" w:right="737"/>
                              <w:textDirection w:val="btLr"/>
                              <w:rPr>
                                <w:rFonts w:cs="Arial"/>
                                <w:b/>
                              </w:rPr>
                            </w:pPr>
                          </w:p>
                          <w:p w14:paraId="768FFFA9" w14:textId="78F665D5" w:rsidR="00CD6D8D" w:rsidRPr="00126878" w:rsidRDefault="00CD6D8D" w:rsidP="004418A6">
                            <w:pPr>
                              <w:ind w:left="720" w:hanging="720"/>
                              <w:rPr>
                                <w:rFonts w:eastAsia="Cabin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6574D" id="Rectángulo 1" o:spid="_x0000_s1028" style="position:absolute;left:0;text-align:left;margin-left:-46.05pt;margin-top:114.2pt;width:612.75pt;height:19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" fillcolor="#002a6c" stroked="f">
                <v:textbox inset="2.53958mm,1.2694mm,2.53958mm,1.2694mm">
                  <w:txbxContent>
                    <w:tbl>
                      <w:tblPr>
                        <w:tblW w:w="0" w:type="auto"/>
                        <w:tblInd w:w="-108" w:type="dxa"/>
                        <w:tblBorders>
                          <w:top w:val="nil"/>
                          <w:left w:val="nil"/>
                          <w:bottom w:val="nil"/>
                          <w:right w:val="nil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457"/>
                      </w:tblGrid>
                      <w:tr w:rsidR="00CD6D8D" w14:paraId="16D61F01" w14:textId="77777777">
                        <w:trPr>
                          <w:trHeight w:val="152"/>
                        </w:trPr>
                        <w:tc>
                          <w:tcPr>
                            <w:tcW w:w="4457" w:type="dxa"/>
                          </w:tcPr>
                          <w:p w14:paraId="0A025727" w14:textId="1B0B440C" w:rsidR="00CD6D8D" w:rsidRDefault="00CD6D8D" w:rsidP="00C03264">
                            <w:pPr>
                              <w:pStyle w:val="Default"/>
                              <w:rPr>
                                <w:sz w:val="22"/>
                                <w:szCs w:val="22"/>
                              </w:rPr>
                            </w:pPr>
                            <w:r w:rsidRPr="00126878">
                              <w:rPr>
                                <w:rFonts w:ascii="Arial" w:eastAsia="Cabin" w:hAnsi="Arial" w:cs="Arial" w:hint="cs"/>
                                <w:b/>
                                <w:bCs/>
                                <w:smallCaps/>
                                <w:color w:val="FFFFFF"/>
                                <w:lang w:val="pt-BR"/>
                              </w:rPr>
                              <w:t>COL386.0</w:t>
                            </w:r>
                            <w:r>
                              <w:rPr>
                                <w:rFonts w:ascii="Arial" w:eastAsia="Cabin" w:hAnsi="Arial" w:cs="Arial"/>
                                <w:b/>
                                <w:bCs/>
                                <w:smallCaps/>
                                <w:color w:val="FFFFFF"/>
                                <w:lang w:val="pt-BR"/>
                              </w:rPr>
                              <w:t>6</w:t>
                            </w:r>
                            <w:r>
                              <w:t xml:space="preserve"> </w:t>
                            </w:r>
                          </w:p>
                        </w:tc>
                      </w:tr>
                    </w:tbl>
                    <w:p w14:paraId="46A1E7EB" w14:textId="60B05AE5" w:rsidR="00CD6D8D" w:rsidRPr="00C2619B" w:rsidRDefault="00CD6D8D" w:rsidP="00E01CC6">
                      <w:pPr>
                        <w:ind w:right="737"/>
                        <w:textDirection w:val="btLr"/>
                        <w:rPr>
                          <w:rFonts w:eastAsia="Cabin" w:cs="Arial"/>
                          <w:b/>
                          <w:bCs/>
                          <w:smallCaps/>
                          <w:color w:val="FF0000"/>
                          <w:lang w:val="pt-BR"/>
                        </w:rPr>
                      </w:pPr>
                    </w:p>
                    <w:p w14:paraId="5429CD4B" w14:textId="77777777" w:rsidR="00CD6D8D" w:rsidRDefault="00CD6D8D" w:rsidP="00C03264">
                      <w:pPr>
                        <w:pStyle w:val="NormalWeb"/>
                        <w:spacing w:before="0" w:beforeAutospacing="0" w:after="120" w:afterAutospacing="0" w:line="276" w:lineRule="auto"/>
                        <w:rPr>
                          <w:rFonts w:cs="Arial"/>
                        </w:rPr>
                      </w:pPr>
                      <w:r w:rsidRPr="00126878">
                        <w:rPr>
                          <w:rFonts w:eastAsia="Cabin" w:cs="Arial" w:hint="cs"/>
                          <w:b/>
                          <w:smallCaps/>
                          <w:color w:val="FFFFFF"/>
                        </w:rPr>
                        <w:t>OBJETIVO DEL CONTRATO:</w:t>
                      </w:r>
                      <w:r w:rsidRPr="00126878">
                        <w:rPr>
                          <w:rFonts w:cs="Arial" w:hint="cs"/>
                        </w:rPr>
                        <w:t xml:space="preserve"> </w:t>
                      </w:r>
                    </w:p>
                    <w:p w14:paraId="5313789F" w14:textId="5BBBF16D" w:rsidR="00CD6D8D" w:rsidRPr="00C03264" w:rsidRDefault="00CD6D8D" w:rsidP="00C03264">
                      <w:pPr>
                        <w:pStyle w:val="NormalWeb"/>
                        <w:spacing w:before="0" w:beforeAutospacing="0" w:after="120" w:afterAutospacing="0" w:line="276" w:lineRule="auto"/>
                        <w:rPr>
                          <w:rFonts w:cs="Arial"/>
                        </w:rPr>
                      </w:pPr>
                      <w:r w:rsidRPr="00C03264">
                        <w:rPr>
                          <w:rFonts w:cs="Arial"/>
                          <w:szCs w:val="22"/>
                        </w:rPr>
                        <w:t>Diseñar e implementar una herramienta tecnológica virtual que facilite a las veedurías ciudadanas el acceso a información y una ruta de acción para el ejercicio de control social efectivo a los planes, programas y proyectos en la implementación del Acuerdo de Paz en las cinco (5) subregiones PDET priorizadas, con mecanismos de acompañamiento por parte de las instituciones de la RIAV.</w:t>
                      </w:r>
                    </w:p>
                    <w:p w14:paraId="5EA55C9B" w14:textId="77777777" w:rsidR="00CD6D8D" w:rsidRPr="00126878" w:rsidRDefault="00CD6D8D" w:rsidP="00E01CC6">
                      <w:pPr>
                        <w:pStyle w:val="NormalWeb"/>
                        <w:rPr>
                          <w:rFonts w:cs="Arial"/>
                          <w:b/>
                          <w:bCs/>
                        </w:rPr>
                      </w:pPr>
                    </w:p>
                    <w:p w14:paraId="68D17E15" w14:textId="40AD709C" w:rsidR="00CD6D8D" w:rsidRPr="00126878" w:rsidRDefault="00CD6D8D" w:rsidP="00E01CC6">
                      <w:pPr>
                        <w:pStyle w:val="NormalWeb"/>
                        <w:rPr>
                          <w:rFonts w:cs="Arial"/>
                          <w:b/>
                          <w:bCs/>
                        </w:rPr>
                      </w:pPr>
                      <w:r>
                        <w:rPr>
                          <w:rFonts w:cs="Arial"/>
                          <w:b/>
                          <w:bCs/>
                        </w:rPr>
                        <w:t xml:space="preserve">PRODUCTO No 3 </w:t>
                      </w:r>
                    </w:p>
                    <w:p w14:paraId="4C4B0F1F" w14:textId="2D074F31" w:rsidR="00CD6D8D" w:rsidRPr="00126878" w:rsidRDefault="00CD6D8D" w:rsidP="00E01CC6">
                      <w:pPr>
                        <w:ind w:left="805" w:right="737"/>
                        <w:textDirection w:val="btLr"/>
                        <w:rPr>
                          <w:rFonts w:cs="Arial"/>
                          <w:b/>
                        </w:rPr>
                      </w:pPr>
                    </w:p>
                    <w:p w14:paraId="768FFFA9" w14:textId="78F665D5" w:rsidR="00CD6D8D" w:rsidRPr="00126878" w:rsidRDefault="00CD6D8D" w:rsidP="004418A6">
                      <w:pPr>
                        <w:ind w:left="720" w:hanging="720"/>
                        <w:rPr>
                          <w:rFonts w:eastAsia="Cab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A125E">
        <w:br w:type="page"/>
      </w:r>
    </w:p>
    <w:p w14:paraId="7B49FA12" w14:textId="77777777" w:rsidR="00E01CC6" w:rsidRDefault="00C95825" w:rsidP="00C45CFE">
      <w:pPr>
        <w:pBdr>
          <w:top w:val="nil"/>
          <w:left w:val="nil"/>
          <w:bottom w:val="nil"/>
          <w:right w:val="nil"/>
          <w:between w:val="nil"/>
        </w:pBdr>
        <w:tabs>
          <w:tab w:val="left" w:pos="8115"/>
        </w:tabs>
        <w:rPr>
          <w:rFonts w:ascii="Cabin" w:eastAsia="Cabin" w:hAnsi="Cabin" w:cs="Cabin"/>
          <w:b/>
          <w:color w:val="000000"/>
          <w:sz w:val="60"/>
          <w:szCs w:val="64"/>
        </w:rPr>
      </w:pPr>
      <w:r>
        <w:rPr>
          <w:rFonts w:ascii="Cabin" w:eastAsia="Cabin" w:hAnsi="Cabin" w:cs="Cabin"/>
          <w:b/>
          <w:color w:val="000000"/>
          <w:sz w:val="60"/>
          <w:szCs w:val="64"/>
        </w:rPr>
        <w:lastRenderedPageBreak/>
        <w:t>Objetivo de la consultoría</w:t>
      </w:r>
    </w:p>
    <w:p w14:paraId="5A60550A" w14:textId="77777777" w:rsidR="00C03264" w:rsidRDefault="00C03264" w:rsidP="00C03264">
      <w:pPr>
        <w:pStyle w:val="NormalWeb"/>
        <w:spacing w:before="0" w:beforeAutospacing="0" w:after="120" w:afterAutospacing="0" w:line="276" w:lineRule="auto"/>
        <w:rPr>
          <w:rFonts w:cs="Arial"/>
          <w:szCs w:val="22"/>
        </w:rPr>
      </w:pPr>
    </w:p>
    <w:p w14:paraId="063EA687" w14:textId="2C873746" w:rsidR="00C03264" w:rsidRPr="00C03264" w:rsidRDefault="00C03264" w:rsidP="00C03264">
      <w:pPr>
        <w:pStyle w:val="NormalWeb"/>
        <w:spacing w:before="0" w:beforeAutospacing="0" w:after="120" w:afterAutospacing="0" w:line="276" w:lineRule="auto"/>
        <w:rPr>
          <w:rFonts w:cs="Arial"/>
        </w:rPr>
      </w:pPr>
      <w:r w:rsidRPr="00C03264">
        <w:rPr>
          <w:rFonts w:cs="Arial"/>
          <w:szCs w:val="22"/>
        </w:rPr>
        <w:t>Diseñar e implementar una herramienta tecnológica virtual que facilite a las veedurías ciudadanas el acceso a información y una ruta de acción para el ejercicio de control social efectivo a los planes, programas y proyectos en la implementación del Acuerdo de Paz en las cinco (5) subregiones PDET priorizadas, con mecanismos de acompañamiento por parte de las instituciones de la RIAV.</w:t>
      </w:r>
    </w:p>
    <w:p w14:paraId="4C9DB044" w14:textId="0656EF2F" w:rsidR="003416A0" w:rsidRPr="00C45CFE" w:rsidRDefault="00424627" w:rsidP="00C45CFE">
      <w:pPr>
        <w:pBdr>
          <w:top w:val="nil"/>
          <w:left w:val="nil"/>
          <w:bottom w:val="nil"/>
          <w:right w:val="nil"/>
          <w:between w:val="nil"/>
        </w:pBdr>
        <w:tabs>
          <w:tab w:val="left" w:pos="8115"/>
        </w:tabs>
        <w:rPr>
          <w:rFonts w:ascii="Cabin" w:eastAsia="Cabin" w:hAnsi="Cabin" w:cs="Cabin"/>
          <w:b/>
          <w:color w:val="000000"/>
          <w:sz w:val="64"/>
          <w:szCs w:val="64"/>
        </w:rPr>
      </w:pPr>
      <w:r w:rsidRPr="00C45CFE">
        <w:rPr>
          <w:rFonts w:ascii="Cabin" w:eastAsia="Cabin" w:hAnsi="Cabin" w:cs="Cabin"/>
          <w:b/>
          <w:color w:val="000000"/>
          <w:sz w:val="64"/>
          <w:szCs w:val="64"/>
        </w:rPr>
        <w:tab/>
      </w:r>
    </w:p>
    <w:p w14:paraId="13F184A3" w14:textId="77777777" w:rsidR="00E01CC6" w:rsidRDefault="00E01CC6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000000"/>
          <w:sz w:val="42"/>
          <w:szCs w:val="42"/>
        </w:rPr>
      </w:pPr>
    </w:p>
    <w:p w14:paraId="587FFA9E" w14:textId="6551A249" w:rsidR="00FD3B6E" w:rsidRDefault="00C95825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000000"/>
          <w:sz w:val="42"/>
          <w:szCs w:val="42"/>
        </w:rPr>
      </w:pPr>
      <w:r w:rsidRPr="00C95825">
        <w:rPr>
          <w:rFonts w:ascii="Cabin" w:eastAsia="Cabin" w:hAnsi="Cabin" w:cs="Cabin"/>
          <w:color w:val="000000"/>
          <w:sz w:val="42"/>
          <w:szCs w:val="42"/>
        </w:rPr>
        <w:t>Nombre del consultor</w:t>
      </w:r>
      <w:r w:rsidR="00C45CFE" w:rsidRPr="00C95825">
        <w:rPr>
          <w:rFonts w:ascii="Cabin" w:eastAsia="Cabin" w:hAnsi="Cabin" w:cs="Cabin"/>
          <w:color w:val="000000"/>
          <w:sz w:val="42"/>
          <w:szCs w:val="42"/>
        </w:rPr>
        <w:t>:</w:t>
      </w:r>
      <w:r w:rsidR="00C45CFE">
        <w:rPr>
          <w:rFonts w:ascii="Cabin" w:eastAsia="Cabin" w:hAnsi="Cabin" w:cs="Cabin"/>
          <w:color w:val="000000"/>
          <w:sz w:val="42"/>
          <w:szCs w:val="42"/>
        </w:rPr>
        <w:t xml:space="preserve"> </w:t>
      </w:r>
      <w:r w:rsidR="00C03264">
        <w:rPr>
          <w:rFonts w:ascii="Cabin" w:eastAsia="Cabin" w:hAnsi="Cabin" w:cs="Cabin"/>
          <w:color w:val="000000"/>
          <w:sz w:val="42"/>
          <w:szCs w:val="42"/>
        </w:rPr>
        <w:t>Ruby Aurora Calderón Castellanos</w:t>
      </w:r>
    </w:p>
    <w:p w14:paraId="10040A7A" w14:textId="77777777" w:rsidR="00E01CC6" w:rsidRDefault="00E01CC6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000000"/>
          <w:sz w:val="42"/>
          <w:szCs w:val="42"/>
        </w:rPr>
      </w:pPr>
    </w:p>
    <w:p w14:paraId="40BE580A" w14:textId="14B7E354" w:rsidR="003416A0" w:rsidRPr="00E01CC6" w:rsidRDefault="00FD3B6E">
      <w:pPr>
        <w:pBdr>
          <w:top w:val="nil"/>
          <w:left w:val="nil"/>
          <w:bottom w:val="nil"/>
          <w:right w:val="nil"/>
          <w:between w:val="nil"/>
        </w:pBdr>
        <w:ind w:right="619"/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</w:pPr>
      <w:r w:rsidRPr="006C75BE"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  <w:t>(</w:t>
      </w:r>
      <w:proofErr w:type="spellStart"/>
      <w:r w:rsidR="00C95825" w:rsidRPr="006C75BE"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  <w:t>Producto</w:t>
      </w:r>
      <w:proofErr w:type="spellEnd"/>
      <w:r w:rsidR="00C45CFE" w:rsidRPr="006C75BE"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  <w:t xml:space="preserve"> No</w:t>
      </w:r>
      <w:r w:rsidR="00E01CC6" w:rsidRPr="006C75BE"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  <w:t xml:space="preserve">. </w:t>
      </w:r>
      <w:r w:rsidR="003B6F89"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  <w:t>3</w:t>
      </w:r>
      <w:r w:rsidRPr="00E01CC6">
        <w:rPr>
          <w:rFonts w:ascii="Cabin" w:eastAsia="Cabin" w:hAnsi="Cabin" w:cs="Cabin"/>
          <w:smallCaps/>
          <w:color w:val="000000"/>
          <w:sz w:val="40"/>
          <w:szCs w:val="40"/>
          <w:lang w:val="en-US"/>
        </w:rPr>
        <w:t>)</w:t>
      </w:r>
    </w:p>
    <w:p w14:paraId="61444CE6" w14:textId="77777777" w:rsidR="003416A0" w:rsidRPr="00E01CC6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lang w:val="en-US"/>
        </w:rPr>
      </w:pPr>
    </w:p>
    <w:p w14:paraId="14470885" w14:textId="77777777" w:rsidR="003416A0" w:rsidRPr="00E01CC6" w:rsidRDefault="00424627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lang w:val="en-US"/>
        </w:rPr>
      </w:pPr>
      <w:r>
        <w:rPr>
          <w:noProof/>
          <w:sz w:val="16"/>
          <w:szCs w:val="16"/>
          <w:lang w:eastAsia="es-CO"/>
        </w:rPr>
        <w:drawing>
          <wp:anchor distT="0" distB="0" distL="114300" distR="114300" simplePos="0" relativeHeight="251663360" behindDoc="1" locked="0" layoutInCell="1" allowOverlap="1" wp14:anchorId="04E1ACE2" wp14:editId="60B1FD64">
            <wp:simplePos x="0" y="0"/>
            <wp:positionH relativeFrom="column">
              <wp:posOffset>0</wp:posOffset>
            </wp:positionH>
            <wp:positionV relativeFrom="paragraph">
              <wp:posOffset>137795</wp:posOffset>
            </wp:positionV>
            <wp:extent cx="2760345" cy="985520"/>
            <wp:effectExtent l="0" t="0" r="0" b="5080"/>
            <wp:wrapTight wrapText="bothSides">
              <wp:wrapPolygon edited="0">
                <wp:start x="447" y="0"/>
                <wp:lineTo x="0" y="1253"/>
                <wp:lineTo x="0" y="21294"/>
                <wp:lineTo x="19975" y="21294"/>
                <wp:lineTo x="20124" y="20041"/>
                <wp:lineTo x="20124" y="14613"/>
                <wp:lineTo x="19677" y="5428"/>
                <wp:lineTo x="18484" y="4175"/>
                <wp:lineTo x="12075" y="0"/>
                <wp:lineTo x="447" y="0"/>
              </wp:wrapPolygon>
            </wp:wrapTight>
            <wp:docPr id="8" name="Imagen 8" descr="msi_logo_hex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si_logo_hex9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colorTemperature colorTemp="53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E9E8D" w14:textId="77777777" w:rsidR="003416A0" w:rsidRPr="00E01CC6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000000"/>
          <w:sz w:val="40"/>
          <w:szCs w:val="40"/>
          <w:lang w:val="en-US"/>
        </w:rPr>
      </w:pPr>
    </w:p>
    <w:p w14:paraId="25B53E99" w14:textId="77777777" w:rsidR="003416A0" w:rsidRPr="00E01CC6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Cabin" w:eastAsia="Cabin" w:hAnsi="Cabin" w:cs="Cabin"/>
          <w:color w:val="000000"/>
          <w:lang w:val="en-US"/>
        </w:rPr>
      </w:pPr>
    </w:p>
    <w:p w14:paraId="352F2FFA" w14:textId="77777777" w:rsidR="003416A0" w:rsidRPr="00E01CC6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lang w:val="en-US"/>
        </w:rPr>
      </w:pPr>
    </w:p>
    <w:p w14:paraId="6E504CBB" w14:textId="77777777" w:rsidR="003416A0" w:rsidRPr="00E01CC6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lang w:val="en-US"/>
        </w:rPr>
      </w:pPr>
    </w:p>
    <w:p w14:paraId="53543788" w14:textId="77777777" w:rsidR="00A10A72" w:rsidRDefault="00A10A72">
      <w:pPr>
        <w:rPr>
          <w:color w:val="000000"/>
          <w:lang w:val="en-US"/>
        </w:rPr>
      </w:pPr>
    </w:p>
    <w:p w14:paraId="199C83A5" w14:textId="678ACFD6" w:rsidR="003416A0" w:rsidRPr="00F5734C" w:rsidRDefault="00CA125E" w:rsidP="00471CEA">
      <w:pPr>
        <w:jc w:val="left"/>
        <w:rPr>
          <w:color w:val="000000"/>
          <w:lang w:val="en-US"/>
        </w:rPr>
      </w:pPr>
      <w:r w:rsidRPr="00F5734C">
        <w:rPr>
          <w:color w:val="000000"/>
          <w:lang w:val="en-US"/>
        </w:rPr>
        <w:t>Management Systems International</w:t>
      </w:r>
      <w:r w:rsidRPr="00F5734C">
        <w:rPr>
          <w:color w:val="000000"/>
          <w:lang w:val="en-US"/>
        </w:rPr>
        <w:br/>
        <w:t>Corporate Offices</w:t>
      </w:r>
      <w:r w:rsidRPr="00F5734C">
        <w:rPr>
          <w:color w:val="000000"/>
          <w:lang w:val="en-US"/>
        </w:rPr>
        <w:br/>
      </w:r>
      <w:r w:rsidRPr="00F5734C">
        <w:rPr>
          <w:color w:val="000000"/>
          <w:lang w:val="en-US"/>
        </w:rPr>
        <w:br/>
      </w:r>
      <w:r w:rsidRPr="00F5734C">
        <w:rPr>
          <w:highlight w:val="white"/>
          <w:lang w:val="en-US"/>
        </w:rPr>
        <w:t>200 12th Street, South</w:t>
      </w:r>
      <w:r w:rsidRPr="00F5734C">
        <w:rPr>
          <w:lang w:val="en-US"/>
        </w:rPr>
        <w:br/>
      </w:r>
      <w:r w:rsidRPr="00F5734C">
        <w:rPr>
          <w:highlight w:val="white"/>
          <w:lang w:val="en-US"/>
        </w:rPr>
        <w:t>Arlington, VA 22202 USA</w:t>
      </w:r>
    </w:p>
    <w:p w14:paraId="2472FF06" w14:textId="77777777" w:rsidR="003416A0" w:rsidRPr="006C75BE" w:rsidRDefault="00CA125E">
      <w:pPr>
        <w:tabs>
          <w:tab w:val="right" w:pos="9378"/>
        </w:tabs>
        <w:rPr>
          <w:color w:val="000000"/>
        </w:rPr>
      </w:pPr>
      <w:r w:rsidRPr="00752A84">
        <w:br/>
      </w:r>
      <w:r w:rsidRPr="006C75BE">
        <w:t xml:space="preserve">Tel: + 1 703 979 7100 </w:t>
      </w:r>
    </w:p>
    <w:p w14:paraId="6AAE57DA" w14:textId="77777777" w:rsidR="003416A0" w:rsidRPr="006C75BE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</w:rPr>
      </w:pPr>
    </w:p>
    <w:p w14:paraId="3D6D3BC2" w14:textId="77777777" w:rsidR="003416A0" w:rsidRPr="006C75BE" w:rsidRDefault="003416A0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</w:rPr>
      </w:pPr>
    </w:p>
    <w:p w14:paraId="229A5B18" w14:textId="77777777" w:rsidR="003416A0" w:rsidRPr="000A66E9" w:rsidRDefault="003416A0" w:rsidP="008A2CE3">
      <w:pPr>
        <w:rPr>
          <w:highlight w:val="white"/>
        </w:rPr>
      </w:pPr>
    </w:p>
    <w:p w14:paraId="16A5647D" w14:textId="77777777" w:rsidR="003416A0" w:rsidRPr="000A66E9" w:rsidRDefault="00CA125E" w:rsidP="008A2CE3">
      <w:pPr>
        <w:rPr>
          <w:highlight w:val="white"/>
        </w:rPr>
      </w:pPr>
      <w:r w:rsidRPr="000A66E9">
        <w:rPr>
          <w:highlight w:val="white"/>
        </w:rPr>
        <w:t>Colombia Transforma 608600.02.0</w:t>
      </w:r>
      <w:r w:rsidR="00E85CD2" w:rsidRPr="000A66E9">
        <w:rPr>
          <w:highlight w:val="white"/>
        </w:rPr>
        <w:t>3-</w:t>
      </w:r>
      <w:r w:rsidRPr="000A66E9">
        <w:rPr>
          <w:highlight w:val="white"/>
        </w:rPr>
        <w:t>COL</w:t>
      </w:r>
      <w:r w:rsidR="00E85CD2" w:rsidRPr="000A66E9">
        <w:rPr>
          <w:highlight w:val="white"/>
        </w:rPr>
        <w:t>301</w:t>
      </w:r>
    </w:p>
    <w:p w14:paraId="620CCECC" w14:textId="77777777" w:rsidR="00C45CFE" w:rsidRPr="006C75BE" w:rsidRDefault="00C45CFE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20665B93" w14:textId="77777777" w:rsidR="00C45CFE" w:rsidRPr="006C75BE" w:rsidRDefault="00C45CFE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11D3ECB9" w14:textId="77777777" w:rsidR="00C45CFE" w:rsidRPr="006C75BE" w:rsidRDefault="00C45CFE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09C97CD2" w14:textId="77777777" w:rsidR="002D3213" w:rsidRDefault="002D3213" w:rsidP="004B0E3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Arial" w:eastAsia="Gill Sans" w:hAnsi="Arial" w:cs="Arial"/>
          <w:b/>
          <w:color w:val="244061" w:themeColor="accent1" w:themeShade="80"/>
        </w:rPr>
      </w:pPr>
    </w:p>
    <w:p w14:paraId="21B0AE93" w14:textId="03B0A57C" w:rsidR="00E01CC6" w:rsidRDefault="00E01CC6" w:rsidP="004B0E3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Arial" w:eastAsia="Gill Sans" w:hAnsi="Arial" w:cs="Arial"/>
          <w:b/>
          <w:color w:val="244061" w:themeColor="accent1" w:themeShade="80"/>
        </w:rPr>
      </w:pPr>
      <w:r w:rsidRPr="004B0E32">
        <w:rPr>
          <w:rFonts w:ascii="Arial" w:eastAsia="Gill Sans" w:hAnsi="Arial" w:cs="Arial"/>
          <w:b/>
          <w:color w:val="244061" w:themeColor="accent1" w:themeShade="80"/>
        </w:rPr>
        <w:t>El contrato COL386.0</w:t>
      </w:r>
      <w:r w:rsidR="00C03264" w:rsidRPr="00C03264">
        <w:rPr>
          <w:rFonts w:ascii="Arial" w:eastAsia="Gill Sans" w:hAnsi="Arial" w:cs="Arial"/>
          <w:b/>
          <w:color w:val="244061" w:themeColor="accent1" w:themeShade="80"/>
        </w:rPr>
        <w:t>6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 xml:space="preserve">, establece </w:t>
      </w:r>
      <w:r w:rsidR="00C03264" w:rsidRPr="004B0E32">
        <w:rPr>
          <w:rFonts w:ascii="Arial" w:eastAsia="Gill Sans" w:hAnsi="Arial" w:cs="Arial"/>
          <w:b/>
          <w:color w:val="244061" w:themeColor="accent1" w:themeShade="80"/>
        </w:rPr>
        <w:t>que,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 xml:space="preserve"> en el </w:t>
      </w:r>
      <w:r w:rsidR="00032B7A">
        <w:rPr>
          <w:rFonts w:ascii="Arial" w:eastAsia="Gill Sans" w:hAnsi="Arial" w:cs="Arial"/>
          <w:b/>
          <w:color w:val="244061" w:themeColor="accent1" w:themeShade="80"/>
        </w:rPr>
        <w:t>corte de ejecución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 xml:space="preserve">, se debe presentar el Producto Nº </w:t>
      </w:r>
      <w:r w:rsidR="00032B7A">
        <w:rPr>
          <w:rFonts w:ascii="Arial" w:eastAsia="Gill Sans" w:hAnsi="Arial" w:cs="Arial"/>
          <w:b/>
          <w:color w:val="244061" w:themeColor="accent1" w:themeShade="80"/>
        </w:rPr>
        <w:t>2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 xml:space="preserve"> a partir del desarrollo de l</w:t>
      </w:r>
      <w:r w:rsidR="004B0E32" w:rsidRPr="004B0E32">
        <w:rPr>
          <w:rFonts w:ascii="Arial" w:eastAsia="Gill Sans" w:hAnsi="Arial" w:cs="Arial"/>
          <w:b/>
          <w:color w:val="244061" w:themeColor="accent1" w:themeShade="80"/>
        </w:rPr>
        <w:t>o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 xml:space="preserve">s siguientes </w:t>
      </w:r>
      <w:r w:rsidR="004B0E32" w:rsidRPr="004B0E32">
        <w:rPr>
          <w:rFonts w:ascii="Arial" w:eastAsia="Gill Sans" w:hAnsi="Arial" w:cs="Arial"/>
          <w:b/>
          <w:color w:val="244061" w:themeColor="accent1" w:themeShade="80"/>
        </w:rPr>
        <w:t>componentes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>:</w:t>
      </w:r>
    </w:p>
    <w:p w14:paraId="54E47A38" w14:textId="5DCA45B3" w:rsidR="002D3213" w:rsidRDefault="002D3213" w:rsidP="004B0E3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Arial" w:eastAsia="Gill Sans" w:hAnsi="Arial" w:cs="Arial"/>
          <w:b/>
          <w:color w:val="244061" w:themeColor="accent1" w:themeShade="80"/>
        </w:rPr>
      </w:pPr>
    </w:p>
    <w:p w14:paraId="5DEECF07" w14:textId="1A5E81CE" w:rsidR="003B6F89" w:rsidRPr="003B6F89" w:rsidRDefault="003B6F89" w:rsidP="003B6F89">
      <w:pPr>
        <w:pStyle w:val="Default"/>
        <w:numPr>
          <w:ilvl w:val="0"/>
          <w:numId w:val="1"/>
        </w:numPr>
        <w:spacing w:line="360" w:lineRule="auto"/>
        <w:rPr>
          <w:rFonts w:ascii="Arial" w:hAnsi="Arial" w:cs="Arial"/>
          <w:sz w:val="22"/>
          <w:szCs w:val="22"/>
        </w:rPr>
      </w:pPr>
      <w:r w:rsidRPr="003B6F89">
        <w:rPr>
          <w:rFonts w:ascii="Arial" w:hAnsi="Arial" w:cs="Arial"/>
          <w:sz w:val="22"/>
          <w:szCs w:val="22"/>
        </w:rPr>
        <w:t>Segunda entrega de la herramienta que incluya la caja de herramientas de control social con la ruta para el control social y guías técnicas.</w:t>
      </w:r>
    </w:p>
    <w:p w14:paraId="33E0DA0A" w14:textId="56192B80" w:rsidR="00C03264" w:rsidRPr="00827FB7" w:rsidRDefault="00C03264" w:rsidP="00E37033">
      <w:pPr>
        <w:pStyle w:val="Default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C03264">
        <w:rPr>
          <w:rFonts w:ascii="Arial" w:hAnsi="Arial" w:cs="Arial"/>
          <w:sz w:val="22"/>
          <w:szCs w:val="22"/>
        </w:rPr>
        <w:t xml:space="preserve">Resumen ejecutivo que incluya los principales resultados de la consultoría, máximo de una (1) página. </w:t>
      </w:r>
    </w:p>
    <w:p w14:paraId="1F83B98B" w14:textId="6033664F" w:rsidR="00C2619B" w:rsidRPr="00C2619B" w:rsidRDefault="00C2619B" w:rsidP="00827FB7">
      <w:pPr>
        <w:pStyle w:val="NormalWeb"/>
        <w:shd w:val="clear" w:color="auto" w:fill="FFFFFF"/>
        <w:rPr>
          <w:rFonts w:cs="Arial"/>
          <w:color w:val="FF0000"/>
          <w:szCs w:val="22"/>
        </w:rPr>
      </w:pPr>
    </w:p>
    <w:p w14:paraId="02E3D655" w14:textId="2907819A" w:rsidR="004B0E32" w:rsidRDefault="00EC6C09" w:rsidP="004B0E3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Arial" w:eastAsia="Gill Sans" w:hAnsi="Arial" w:cs="Arial"/>
          <w:b/>
          <w:color w:val="244061" w:themeColor="accent1" w:themeShade="80"/>
        </w:rPr>
      </w:pPr>
      <w:commentRangeStart w:id="1"/>
      <w:commentRangeStart w:id="2"/>
      <w:r w:rsidRPr="004B0E32">
        <w:rPr>
          <w:rFonts w:ascii="Arial" w:eastAsia="Gill Sans" w:hAnsi="Arial" w:cs="Arial"/>
          <w:b/>
          <w:color w:val="244061" w:themeColor="accent1" w:themeShade="80"/>
        </w:rPr>
        <w:t>Descripción de</w:t>
      </w:r>
      <w:r w:rsidR="002D3089">
        <w:rPr>
          <w:rFonts w:ascii="Arial" w:eastAsia="Gill Sans" w:hAnsi="Arial" w:cs="Arial"/>
          <w:b/>
          <w:color w:val="244061" w:themeColor="accent1" w:themeShade="80"/>
        </w:rPr>
        <w:t xml:space="preserve"> los </w:t>
      </w:r>
      <w:r w:rsidRPr="004B0E32">
        <w:rPr>
          <w:rFonts w:ascii="Arial" w:eastAsia="Gill Sans" w:hAnsi="Arial" w:cs="Arial"/>
          <w:b/>
          <w:color w:val="244061" w:themeColor="accent1" w:themeShade="80"/>
        </w:rPr>
        <w:t>producto</w:t>
      </w:r>
      <w:r w:rsidR="002D3089">
        <w:rPr>
          <w:rFonts w:ascii="Arial" w:eastAsia="Gill Sans" w:hAnsi="Arial" w:cs="Arial"/>
          <w:b/>
          <w:color w:val="244061" w:themeColor="accent1" w:themeShade="80"/>
        </w:rPr>
        <w:t>s</w:t>
      </w:r>
      <w:commentRangeEnd w:id="1"/>
      <w:r w:rsidR="00C66249">
        <w:rPr>
          <w:rStyle w:val="Refdecomentario"/>
        </w:rPr>
        <w:commentReference w:id="1"/>
      </w:r>
      <w:commentRangeEnd w:id="2"/>
      <w:r w:rsidR="00BE1358">
        <w:rPr>
          <w:rStyle w:val="Refdecomentario"/>
        </w:rPr>
        <w:commentReference w:id="2"/>
      </w:r>
      <w:r w:rsidRPr="004B0E32">
        <w:rPr>
          <w:rFonts w:ascii="Arial" w:eastAsia="Gill Sans" w:hAnsi="Arial" w:cs="Arial"/>
          <w:b/>
          <w:color w:val="244061" w:themeColor="accent1" w:themeShade="80"/>
        </w:rPr>
        <w:t xml:space="preserve">: </w:t>
      </w:r>
    </w:p>
    <w:p w14:paraId="485AB9D2" w14:textId="77777777" w:rsidR="004B0E32" w:rsidRPr="004B0E32" w:rsidRDefault="004B0E32" w:rsidP="004B0E3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Arial" w:eastAsia="Gill Sans" w:hAnsi="Arial" w:cs="Arial"/>
          <w:b/>
          <w:color w:val="244061" w:themeColor="accent1" w:themeShade="80"/>
        </w:rPr>
      </w:pPr>
    </w:p>
    <w:p w14:paraId="584F2CD5" w14:textId="324D0711" w:rsidR="006C75BE" w:rsidRDefault="003B6F89" w:rsidP="004B0E32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ind w:left="0"/>
        <w:rPr>
          <w:rFonts w:ascii="Arial" w:eastAsia="Gill Sans" w:hAnsi="Arial" w:cs="Arial"/>
          <w:b/>
          <w:color w:val="244061" w:themeColor="accent1" w:themeShade="80"/>
        </w:rPr>
      </w:pPr>
      <w:r>
        <w:rPr>
          <w:rFonts w:ascii="Arial" w:eastAsia="Gill Sans" w:hAnsi="Arial" w:cs="Arial"/>
          <w:b/>
          <w:color w:val="244061" w:themeColor="accent1" w:themeShade="80"/>
        </w:rPr>
        <w:t>1. Segunda</w:t>
      </w:r>
      <w:r w:rsidR="00032B7A" w:rsidRPr="00A7557D">
        <w:rPr>
          <w:rFonts w:ascii="Arial" w:eastAsia="Gill Sans" w:hAnsi="Arial" w:cs="Arial"/>
          <w:b/>
          <w:color w:val="244061" w:themeColor="accent1" w:themeShade="80"/>
        </w:rPr>
        <w:t xml:space="preserve"> entrega de la herramienta tecnológica</w:t>
      </w:r>
      <w:r w:rsidR="00032B7A">
        <w:rPr>
          <w:rFonts w:ascii="Arial" w:hAnsi="Arial" w:cs="Arial"/>
        </w:rPr>
        <w:t xml:space="preserve"> </w:t>
      </w:r>
      <w:r w:rsidR="0022607C">
        <w:rPr>
          <w:rFonts w:ascii="Arial" w:eastAsia="Gill Sans" w:hAnsi="Arial" w:cs="Arial"/>
          <w:b/>
          <w:color w:val="244061" w:themeColor="accent1" w:themeShade="80"/>
        </w:rPr>
        <w:t xml:space="preserve"> </w:t>
      </w:r>
    </w:p>
    <w:p w14:paraId="79DFF1D3" w14:textId="04D412A9" w:rsidR="00C95825" w:rsidRDefault="00C9582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bookmarkStart w:id="3" w:name="_GoBack"/>
    </w:p>
    <w:p w14:paraId="437B4C2F" w14:textId="77777777" w:rsidR="0022607C" w:rsidRPr="0022607C" w:rsidRDefault="0022607C" w:rsidP="0022607C">
      <w:pPr>
        <w:rPr>
          <w:rFonts w:eastAsia="Gill Sans"/>
          <w:b/>
        </w:rPr>
      </w:pPr>
      <w:bookmarkStart w:id="4" w:name="_Toc75973642"/>
      <w:bookmarkEnd w:id="3"/>
      <w:r w:rsidRPr="0022607C">
        <w:rPr>
          <w:rFonts w:eastAsia="Gill Sans"/>
          <w:b/>
        </w:rPr>
        <w:t>OBJETIVO</w:t>
      </w:r>
      <w:bookmarkEnd w:id="4"/>
      <w:r w:rsidRPr="0022607C">
        <w:rPr>
          <w:rFonts w:eastAsia="Gill Sans"/>
          <w:b/>
        </w:rPr>
        <w:t xml:space="preserve"> </w:t>
      </w:r>
    </w:p>
    <w:p w14:paraId="168BBCCA" w14:textId="64E6828B" w:rsidR="003E0D87" w:rsidRPr="003E0D87" w:rsidRDefault="003B6F89" w:rsidP="0022607C">
      <w:pPr>
        <w:rPr>
          <w:lang w:val="es-ES"/>
        </w:rPr>
      </w:pPr>
      <w:commentRangeStart w:id="5"/>
      <w:commentRangeStart w:id="6"/>
      <w:r>
        <w:rPr>
          <w:lang w:val="es-ES"/>
        </w:rPr>
        <w:t>Presentar la segunda entrega</w:t>
      </w:r>
      <w:r w:rsidR="00A7557D">
        <w:rPr>
          <w:lang w:val="es-ES"/>
        </w:rPr>
        <w:t xml:space="preserve"> de la herramienta en el desarrollo de los artefactos que la componen, como son paginas (vistas), controladores (código de la lógica del negocio) y base de datos (modelo). </w:t>
      </w:r>
      <w:commentRangeEnd w:id="5"/>
      <w:r w:rsidR="009A7869">
        <w:rPr>
          <w:rStyle w:val="Refdecomentario"/>
          <w:rFonts w:ascii="Garamond" w:eastAsia="Garamond" w:hAnsi="Garamond" w:cs="Garamond"/>
          <w:lang w:eastAsia="es-CO"/>
        </w:rPr>
        <w:commentReference w:id="5"/>
      </w:r>
      <w:commentRangeEnd w:id="6"/>
      <w:r w:rsidR="003B2801">
        <w:rPr>
          <w:rStyle w:val="Refdecomentario"/>
          <w:rFonts w:ascii="Garamond" w:eastAsia="Garamond" w:hAnsi="Garamond" w:cs="Garamond"/>
          <w:lang w:eastAsia="es-CO"/>
        </w:rPr>
        <w:commentReference w:id="6"/>
      </w:r>
    </w:p>
    <w:p w14:paraId="7DE372EE" w14:textId="77777777" w:rsidR="0022607C" w:rsidRPr="0022607C" w:rsidRDefault="0022607C" w:rsidP="0022607C">
      <w:pPr>
        <w:pStyle w:val="Default"/>
        <w:spacing w:line="276" w:lineRule="auto"/>
        <w:rPr>
          <w:rFonts w:ascii="Arial" w:hAnsi="Arial" w:cs="Arial"/>
          <w:sz w:val="22"/>
          <w:szCs w:val="22"/>
        </w:rPr>
      </w:pPr>
    </w:p>
    <w:p w14:paraId="745BCA41" w14:textId="7DBF8902" w:rsidR="00A7557D" w:rsidRDefault="00322A36" w:rsidP="00322A36">
      <w:pPr>
        <w:rPr>
          <w:b/>
        </w:rPr>
      </w:pPr>
      <w:commentRangeStart w:id="7"/>
      <w:r w:rsidRPr="00642D14">
        <w:rPr>
          <w:b/>
        </w:rPr>
        <w:t xml:space="preserve"> HERRAMIENTA T</w:t>
      </w:r>
      <w:r w:rsidR="00F54314" w:rsidRPr="00642D14">
        <w:rPr>
          <w:b/>
        </w:rPr>
        <w:t>ECNOLÓGICA A DESARROLLAR</w:t>
      </w:r>
      <w:commentRangeEnd w:id="7"/>
      <w:r w:rsidR="00506565">
        <w:rPr>
          <w:rStyle w:val="Refdecomentario"/>
          <w:rFonts w:ascii="Garamond" w:eastAsia="Garamond" w:hAnsi="Garamond" w:cs="Garamond"/>
          <w:lang w:eastAsia="es-CO"/>
        </w:rPr>
        <w:commentReference w:id="7"/>
      </w:r>
    </w:p>
    <w:p w14:paraId="2ACF52B5" w14:textId="77777777" w:rsidR="00A7557D" w:rsidRPr="00642D14" w:rsidRDefault="00A7557D" w:rsidP="00322A36">
      <w:pPr>
        <w:rPr>
          <w:b/>
        </w:rPr>
      </w:pPr>
    </w:p>
    <w:p w14:paraId="71FAF3D2" w14:textId="2F994D6A" w:rsidR="003B6F89" w:rsidRDefault="00A7557D" w:rsidP="003B6F89">
      <w:pPr>
        <w:spacing w:line="276" w:lineRule="auto"/>
        <w:rPr>
          <w:rFonts w:cs="Arial"/>
          <w:szCs w:val="22"/>
        </w:rPr>
      </w:pPr>
      <w:r>
        <w:rPr>
          <w:rFonts w:cs="Arial"/>
          <w:szCs w:val="22"/>
        </w:rPr>
        <w:t>Como se mencionó en el informe anterior, l</w:t>
      </w:r>
      <w:r w:rsidR="00F54314" w:rsidRPr="00642D14">
        <w:rPr>
          <w:rFonts w:cs="Arial"/>
          <w:szCs w:val="22"/>
        </w:rPr>
        <w:t xml:space="preserve">a herramienta que se desarrollará en este proyecto consta de </w:t>
      </w:r>
      <w:r w:rsidR="00126607" w:rsidRPr="00642D14">
        <w:rPr>
          <w:rFonts w:cs="Arial"/>
          <w:szCs w:val="22"/>
        </w:rPr>
        <w:t>dos ambientes, un</w:t>
      </w:r>
      <w:r w:rsidR="00F54314" w:rsidRPr="00642D14">
        <w:rPr>
          <w:rFonts w:cs="Arial"/>
          <w:szCs w:val="22"/>
        </w:rPr>
        <w:t xml:space="preserve"> micro sitio</w:t>
      </w:r>
      <w:r w:rsidR="00126607" w:rsidRPr="00642D14">
        <w:rPr>
          <w:rFonts w:cs="Arial"/>
          <w:szCs w:val="22"/>
        </w:rPr>
        <w:t xml:space="preserve"> y un aplicativo</w:t>
      </w:r>
      <w:r>
        <w:rPr>
          <w:rFonts w:cs="Arial"/>
          <w:szCs w:val="22"/>
        </w:rPr>
        <w:t xml:space="preserve">, </w:t>
      </w:r>
      <w:r w:rsidR="003B6F89">
        <w:rPr>
          <w:rFonts w:cs="Arial"/>
          <w:szCs w:val="22"/>
        </w:rPr>
        <w:t xml:space="preserve">para esta segunda entrega se presenta el desarrollo final del aplicativo, que incluye el </w:t>
      </w:r>
      <w:commentRangeStart w:id="8"/>
      <w:r w:rsidR="003B6F89">
        <w:rPr>
          <w:rFonts w:cs="Arial"/>
          <w:szCs w:val="22"/>
        </w:rPr>
        <w:t>acceso</w:t>
      </w:r>
      <w:commentRangeEnd w:id="8"/>
      <w:r w:rsidR="003B2801">
        <w:rPr>
          <w:rStyle w:val="Refdecomentario"/>
          <w:rFonts w:ascii="Garamond" w:eastAsia="Garamond" w:hAnsi="Garamond" w:cs="Garamond"/>
          <w:lang w:eastAsia="es-CO"/>
        </w:rPr>
        <w:commentReference w:id="8"/>
      </w:r>
      <w:ins w:id="9" w:author="Elsa Yanuba Quiñones" w:date="2021-10-25T13:02:00Z">
        <w:r w:rsidR="00FD14B1">
          <w:rPr>
            <w:rFonts w:cs="Arial"/>
            <w:szCs w:val="22"/>
          </w:rPr>
          <w:t xml:space="preserve"> y funcionamiento </w:t>
        </w:r>
      </w:ins>
      <w:r w:rsidR="003B6F89">
        <w:rPr>
          <w:rFonts w:cs="Arial"/>
          <w:szCs w:val="22"/>
        </w:rPr>
        <w:t xml:space="preserve"> a los 9 pasos de control social y los reportes para los perfiles administradores.</w:t>
      </w:r>
    </w:p>
    <w:p w14:paraId="3B474328" w14:textId="77777777" w:rsidR="000869D6" w:rsidRPr="000869D6" w:rsidRDefault="000869D6" w:rsidP="000869D6">
      <w:pPr>
        <w:pStyle w:val="Prrafodelista"/>
        <w:rPr>
          <w:rFonts w:ascii="Arial" w:hAnsi="Arial" w:cs="Arial"/>
          <w:sz w:val="18"/>
          <w:szCs w:val="18"/>
        </w:rPr>
      </w:pPr>
    </w:p>
    <w:p w14:paraId="00DA0E8F" w14:textId="27457E70" w:rsidR="000869D6" w:rsidRPr="000869D6" w:rsidRDefault="000869D6" w:rsidP="000869D6">
      <w:pPr>
        <w:pStyle w:val="NormalWeb"/>
        <w:shd w:val="clear" w:color="auto" w:fill="FFFFFF"/>
        <w:rPr>
          <w:rFonts w:cs="Arial"/>
          <w:b/>
          <w:szCs w:val="22"/>
        </w:rPr>
      </w:pPr>
      <w:commentRangeStart w:id="10"/>
      <w:commentRangeStart w:id="11"/>
      <w:r>
        <w:rPr>
          <w:rFonts w:cs="Arial"/>
          <w:b/>
          <w:szCs w:val="22"/>
        </w:rPr>
        <w:t>RELACIÓN DE AVANCES</w:t>
      </w:r>
      <w:commentRangeEnd w:id="10"/>
      <w:r w:rsidR="00506565">
        <w:rPr>
          <w:rStyle w:val="Refdecomentario"/>
          <w:rFonts w:ascii="Garamond" w:eastAsia="Garamond" w:hAnsi="Garamond" w:cs="Garamond"/>
          <w:lang w:eastAsia="es-CO"/>
        </w:rPr>
        <w:commentReference w:id="10"/>
      </w:r>
      <w:commentRangeEnd w:id="11"/>
      <w:r w:rsidR="00506565">
        <w:rPr>
          <w:rStyle w:val="Refdecomentario"/>
          <w:rFonts w:ascii="Garamond" w:eastAsia="Garamond" w:hAnsi="Garamond" w:cs="Garamond"/>
          <w:lang w:eastAsia="es-CO"/>
        </w:rPr>
        <w:commentReference w:id="11"/>
      </w:r>
    </w:p>
    <w:p w14:paraId="60D32DC9" w14:textId="098186AD" w:rsidR="000869D6" w:rsidRPr="000869D6" w:rsidRDefault="000869D6" w:rsidP="000869D6">
      <w:pPr>
        <w:pStyle w:val="Prrafodelista"/>
        <w:numPr>
          <w:ilvl w:val="0"/>
          <w:numId w:val="2"/>
        </w:numPr>
        <w:spacing w:line="276" w:lineRule="auto"/>
        <w:rPr>
          <w:rFonts w:cs="Arial"/>
          <w:bCs/>
          <w:lang w:val="es-ES"/>
        </w:rPr>
      </w:pPr>
      <w:r w:rsidRPr="00642D14">
        <w:rPr>
          <w:rFonts w:ascii="Arial" w:eastAsia="Times New Roman" w:hAnsi="Arial" w:cs="Arial"/>
          <w:b/>
          <w:lang w:eastAsia="es-MX"/>
        </w:rPr>
        <w:t>Micro sitio</w:t>
      </w:r>
      <w:r>
        <w:rPr>
          <w:rFonts w:ascii="Arial" w:eastAsia="Times New Roman" w:hAnsi="Arial" w:cs="Arial"/>
          <w:lang w:eastAsia="es-MX"/>
        </w:rPr>
        <w:t xml:space="preserve">: </w:t>
      </w:r>
    </w:p>
    <w:p w14:paraId="491847BB" w14:textId="79837288" w:rsidR="000869D6" w:rsidRDefault="000869D6" w:rsidP="000869D6">
      <w:pPr>
        <w:pStyle w:val="Prrafodelista"/>
        <w:spacing w:line="276" w:lineRule="auto"/>
        <w:ind w:left="360"/>
        <w:rPr>
          <w:rFonts w:ascii="Arial" w:eastAsia="Times New Roman" w:hAnsi="Arial" w:cs="Arial"/>
          <w:b/>
          <w:lang w:eastAsia="es-MX"/>
        </w:rPr>
      </w:pPr>
    </w:p>
    <w:p w14:paraId="0F7179D7" w14:textId="2D3F6CD8" w:rsidR="00A71FBA" w:rsidRDefault="003B6F89" w:rsidP="003B6F89">
      <w:pPr>
        <w:pStyle w:val="Prrafodelista"/>
        <w:spacing w:line="276" w:lineRule="auto"/>
        <w:ind w:left="360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Se inicia la revisión de las imágenes de parte grafica para montar al micro sito.</w:t>
      </w:r>
    </w:p>
    <w:p w14:paraId="05E52829" w14:textId="65847FB5" w:rsidR="000869D6" w:rsidRDefault="000869D6" w:rsidP="000869D6">
      <w:pPr>
        <w:pStyle w:val="Prrafodelista"/>
        <w:spacing w:line="276" w:lineRule="auto"/>
        <w:ind w:left="360"/>
        <w:rPr>
          <w:rFonts w:ascii="Arial" w:eastAsia="Times New Roman" w:hAnsi="Arial" w:cs="Arial"/>
          <w:lang w:eastAsia="es-MX"/>
        </w:rPr>
      </w:pPr>
    </w:p>
    <w:p w14:paraId="2C386238" w14:textId="77777777" w:rsidR="00A71FBA" w:rsidRPr="00A71FBA" w:rsidRDefault="000869D6" w:rsidP="000869D6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sz w:val="18"/>
          <w:szCs w:val="18"/>
        </w:rPr>
      </w:pPr>
      <w:r w:rsidRPr="00642D14">
        <w:rPr>
          <w:rFonts w:ascii="Arial" w:eastAsia="Times New Roman" w:hAnsi="Arial" w:cs="Arial"/>
          <w:b/>
          <w:lang w:eastAsia="es-MX"/>
        </w:rPr>
        <w:t>Aplicativo</w:t>
      </w:r>
      <w:r w:rsidRPr="00642D14">
        <w:rPr>
          <w:rFonts w:ascii="Arial" w:eastAsia="Times New Roman" w:hAnsi="Arial" w:cs="Arial"/>
          <w:lang w:eastAsia="es-MX"/>
        </w:rPr>
        <w:t xml:space="preserve">: </w:t>
      </w:r>
    </w:p>
    <w:p w14:paraId="23C40253" w14:textId="2DA4B24C" w:rsidR="000869D6" w:rsidRPr="000869D6" w:rsidRDefault="00A71FBA" w:rsidP="00A71FBA">
      <w:pPr>
        <w:pStyle w:val="Prrafodelista"/>
        <w:spacing w:line="276" w:lineRule="auto"/>
        <w:ind w:left="360"/>
        <w:rPr>
          <w:rFonts w:ascii="Arial" w:hAnsi="Arial" w:cs="Arial"/>
          <w:sz w:val="18"/>
          <w:szCs w:val="18"/>
        </w:rPr>
      </w:pPr>
      <w:r>
        <w:rPr>
          <w:rFonts w:ascii="Arial" w:eastAsia="Times New Roman" w:hAnsi="Arial" w:cs="Arial"/>
          <w:lang w:eastAsia="es-MX"/>
        </w:rPr>
        <w:t xml:space="preserve">Las funcionalidades desarrolladas, </w:t>
      </w:r>
      <w:r w:rsidR="003B6F89">
        <w:rPr>
          <w:rFonts w:ascii="Arial" w:eastAsia="Times New Roman" w:hAnsi="Arial" w:cs="Arial"/>
          <w:lang w:eastAsia="es-MX"/>
        </w:rPr>
        <w:t xml:space="preserve">están enfocadas al perfil veedor y como este puede buscar proyectos, seleccionarlos y </w:t>
      </w:r>
      <w:r w:rsidR="0095782F">
        <w:rPr>
          <w:rFonts w:ascii="Arial" w:eastAsia="Times New Roman" w:hAnsi="Arial" w:cs="Arial"/>
          <w:lang w:eastAsia="es-MX"/>
        </w:rPr>
        <w:t>con base en el proyecto seleccionado, iniciar los 9 pasos como herramienta de apoyo para ejercer el control social. A</w:t>
      </w:r>
      <w:r>
        <w:rPr>
          <w:rFonts w:ascii="Arial" w:eastAsia="Times New Roman" w:hAnsi="Arial" w:cs="Arial"/>
          <w:lang w:eastAsia="es-MX"/>
        </w:rPr>
        <w:t xml:space="preserve"> </w:t>
      </w:r>
      <w:proofErr w:type="gramStart"/>
      <w:r>
        <w:rPr>
          <w:rFonts w:ascii="Arial" w:eastAsia="Times New Roman" w:hAnsi="Arial" w:cs="Arial"/>
          <w:lang w:eastAsia="es-MX"/>
        </w:rPr>
        <w:t>continuación</w:t>
      </w:r>
      <w:proofErr w:type="gramEnd"/>
      <w:r>
        <w:rPr>
          <w:rFonts w:ascii="Arial" w:eastAsia="Times New Roman" w:hAnsi="Arial" w:cs="Arial"/>
          <w:lang w:eastAsia="es-MX"/>
        </w:rPr>
        <w:t xml:space="preserve"> </w:t>
      </w:r>
      <w:r w:rsidR="0095782F">
        <w:rPr>
          <w:rFonts w:ascii="Arial" w:eastAsia="Times New Roman" w:hAnsi="Arial" w:cs="Arial"/>
          <w:lang w:eastAsia="es-MX"/>
        </w:rPr>
        <w:t>se muestra las pantallas desarrolladas con una descripción de uso</w:t>
      </w:r>
      <w:r>
        <w:rPr>
          <w:rFonts w:ascii="Arial" w:eastAsia="Times New Roman" w:hAnsi="Arial" w:cs="Arial"/>
          <w:lang w:eastAsia="es-MX"/>
        </w:rPr>
        <w:t>. Posteriorme</w:t>
      </w:r>
      <w:r w:rsidR="00BE6909">
        <w:rPr>
          <w:rFonts w:ascii="Arial" w:eastAsia="Times New Roman" w:hAnsi="Arial" w:cs="Arial"/>
          <w:lang w:eastAsia="es-MX"/>
        </w:rPr>
        <w:t>n</w:t>
      </w:r>
      <w:r>
        <w:rPr>
          <w:rFonts w:ascii="Arial" w:eastAsia="Times New Roman" w:hAnsi="Arial" w:cs="Arial"/>
          <w:lang w:eastAsia="es-MX"/>
        </w:rPr>
        <w:t>te</w:t>
      </w:r>
      <w:r w:rsidR="00BE6909">
        <w:rPr>
          <w:rFonts w:ascii="Arial" w:eastAsia="Times New Roman" w:hAnsi="Arial" w:cs="Arial"/>
          <w:lang w:eastAsia="es-MX"/>
        </w:rPr>
        <w:t xml:space="preserve"> se</w:t>
      </w:r>
      <w:r>
        <w:rPr>
          <w:rFonts w:ascii="Arial" w:eastAsia="Times New Roman" w:hAnsi="Arial" w:cs="Arial"/>
          <w:lang w:eastAsia="es-MX"/>
        </w:rPr>
        <w:t xml:space="preserve"> </w:t>
      </w:r>
      <w:r w:rsidR="00BE6909">
        <w:rPr>
          <w:rFonts w:ascii="Arial" w:eastAsia="Times New Roman" w:hAnsi="Arial" w:cs="Arial"/>
          <w:lang w:eastAsia="es-MX"/>
        </w:rPr>
        <w:t>mostrará</w:t>
      </w:r>
      <w:r>
        <w:rPr>
          <w:rFonts w:ascii="Arial" w:eastAsia="Times New Roman" w:hAnsi="Arial" w:cs="Arial"/>
          <w:lang w:eastAsia="es-MX"/>
        </w:rPr>
        <w:t xml:space="preserve"> el avance en </w:t>
      </w:r>
      <w:r w:rsidR="00BE6909">
        <w:rPr>
          <w:rFonts w:ascii="Arial" w:eastAsia="Times New Roman" w:hAnsi="Arial" w:cs="Arial"/>
          <w:lang w:eastAsia="es-MX"/>
        </w:rPr>
        <w:t>Modelo (B</w:t>
      </w:r>
      <w:r>
        <w:rPr>
          <w:rFonts w:ascii="Arial" w:eastAsia="Times New Roman" w:hAnsi="Arial" w:cs="Arial"/>
          <w:lang w:eastAsia="es-MX"/>
        </w:rPr>
        <w:t xml:space="preserve">ase de </w:t>
      </w:r>
      <w:r w:rsidR="00BE6909">
        <w:rPr>
          <w:rFonts w:ascii="Arial" w:eastAsia="Times New Roman" w:hAnsi="Arial" w:cs="Arial"/>
          <w:lang w:eastAsia="es-MX"/>
        </w:rPr>
        <w:t>datos),</w:t>
      </w:r>
      <w:r>
        <w:rPr>
          <w:rFonts w:ascii="Arial" w:eastAsia="Times New Roman" w:hAnsi="Arial" w:cs="Arial"/>
          <w:lang w:eastAsia="es-MX"/>
        </w:rPr>
        <w:t xml:space="preserve"> </w:t>
      </w:r>
      <w:r w:rsidR="00BE6909">
        <w:rPr>
          <w:rFonts w:ascii="Arial" w:eastAsia="Times New Roman" w:hAnsi="Arial" w:cs="Arial"/>
          <w:lang w:eastAsia="es-MX"/>
        </w:rPr>
        <w:t xml:space="preserve">Controladores </w:t>
      </w:r>
      <w:r>
        <w:rPr>
          <w:rFonts w:ascii="Arial" w:eastAsia="Times New Roman" w:hAnsi="Arial" w:cs="Arial"/>
          <w:lang w:eastAsia="es-MX"/>
        </w:rPr>
        <w:t>(</w:t>
      </w:r>
      <w:r w:rsidR="00BE6909">
        <w:rPr>
          <w:rFonts w:ascii="Arial" w:eastAsia="Times New Roman" w:hAnsi="Arial" w:cs="Arial"/>
          <w:lang w:eastAsia="es-MX"/>
        </w:rPr>
        <w:t>Codificación y lógica de negocio</w:t>
      </w:r>
      <w:r>
        <w:rPr>
          <w:rFonts w:ascii="Arial" w:eastAsia="Times New Roman" w:hAnsi="Arial" w:cs="Arial"/>
          <w:lang w:eastAsia="es-MX"/>
        </w:rPr>
        <w:t>)</w:t>
      </w:r>
    </w:p>
    <w:p w14:paraId="3F9272D0" w14:textId="6BEE1F26" w:rsidR="00BE6909" w:rsidRDefault="00BE6909">
      <w:pPr>
        <w:spacing w:before="0" w:after="160"/>
        <w:jc w:val="left"/>
        <w:rPr>
          <w:rFonts w:cs="Arial"/>
          <w:sz w:val="18"/>
          <w:szCs w:val="18"/>
        </w:rPr>
      </w:pPr>
      <w:r>
        <w:rPr>
          <w:rFonts w:cs="Arial"/>
          <w:sz w:val="18"/>
          <w:szCs w:val="18"/>
        </w:rPr>
        <w:br w:type="page"/>
      </w:r>
    </w:p>
    <w:p w14:paraId="292DEBB8" w14:textId="77777777" w:rsidR="000869D6" w:rsidRPr="000869D6" w:rsidRDefault="000869D6" w:rsidP="000869D6">
      <w:pPr>
        <w:spacing w:line="276" w:lineRule="auto"/>
        <w:rPr>
          <w:rFonts w:cs="Arial"/>
          <w:sz w:val="18"/>
          <w:szCs w:val="18"/>
        </w:rPr>
      </w:pPr>
    </w:p>
    <w:p w14:paraId="62B43886" w14:textId="77777777" w:rsidR="005945FB" w:rsidRPr="0095782F" w:rsidRDefault="005945FB" w:rsidP="0095782F">
      <w:pPr>
        <w:pStyle w:val="Prrafodelista"/>
        <w:spacing w:line="276" w:lineRule="auto"/>
        <w:ind w:left="0"/>
        <w:jc w:val="center"/>
        <w:rPr>
          <w:rFonts w:ascii="Arial" w:hAnsi="Arial" w:cs="Arial"/>
        </w:rPr>
      </w:pPr>
    </w:p>
    <w:p w14:paraId="3A8CE7D0" w14:textId="166FC91C" w:rsidR="00D62A7B" w:rsidRDefault="00D62A7B" w:rsidP="00D62A7B">
      <w:pPr>
        <w:pStyle w:val="Prrafodelista"/>
        <w:numPr>
          <w:ilvl w:val="0"/>
          <w:numId w:val="46"/>
        </w:num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Ingresar</w:t>
      </w:r>
    </w:p>
    <w:p w14:paraId="059C181C" w14:textId="33BCA588" w:rsidR="00D62A7B" w:rsidRDefault="00D62A7B" w:rsidP="00D62A7B">
      <w:pPr>
        <w:spacing w:before="0" w:after="160"/>
        <w:jc w:val="center"/>
        <w:rPr>
          <w:rFonts w:eastAsia="Garamond" w:cs="Arial"/>
          <w:szCs w:val="22"/>
          <w:lang w:eastAsia="es-CO"/>
        </w:rPr>
      </w:pPr>
      <w:r w:rsidRPr="00A509CC">
        <w:rPr>
          <w:noProof/>
          <w:lang w:eastAsia="es-CO"/>
        </w:rPr>
        <w:drawing>
          <wp:inline distT="0" distB="0" distL="0" distR="0" wp14:anchorId="36CE9284" wp14:editId="38D21115">
            <wp:extent cx="5524500" cy="3238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235" t="5630" r="1816" b="4645"/>
                    <a:stretch/>
                  </pic:blipFill>
                  <pic:spPr bwMode="auto">
                    <a:xfrm>
                      <a:off x="0" y="0"/>
                      <a:ext cx="55245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F4691" w14:textId="45EB314D" w:rsidR="00D62A7B" w:rsidRPr="00A71FBA" w:rsidRDefault="000118CB" w:rsidP="00D62A7B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commentRangeStart w:id="12"/>
      <w:r>
        <w:rPr>
          <w:rFonts w:ascii="Arial" w:eastAsia="Times New Roman" w:hAnsi="Arial" w:cs="Arial"/>
          <w:sz w:val="18"/>
          <w:szCs w:val="18"/>
          <w:lang w:eastAsia="es-MX"/>
        </w:rPr>
        <w:t>Imagen 1</w:t>
      </w:r>
      <w:r w:rsidR="00D62A7B" w:rsidRPr="00A71FBA">
        <w:rPr>
          <w:rFonts w:ascii="Arial" w:eastAsia="Times New Roman" w:hAnsi="Arial" w:cs="Arial"/>
          <w:sz w:val="18"/>
          <w:szCs w:val="18"/>
          <w:lang w:eastAsia="es-MX"/>
        </w:rPr>
        <w:t xml:space="preserve">. </w:t>
      </w:r>
      <w:r w:rsidR="00D62A7B">
        <w:rPr>
          <w:rFonts w:ascii="Arial" w:eastAsia="Times New Roman" w:hAnsi="Arial" w:cs="Arial"/>
          <w:sz w:val="18"/>
          <w:szCs w:val="18"/>
          <w:lang w:eastAsia="es-MX"/>
        </w:rPr>
        <w:t>Formulario de Ingresar</w:t>
      </w:r>
    </w:p>
    <w:p w14:paraId="67272CFE" w14:textId="567B7747" w:rsidR="00D62A7B" w:rsidRDefault="00D62A7B" w:rsidP="00D62A7B">
      <w:pPr>
        <w:spacing w:before="0" w:after="160"/>
        <w:rPr>
          <w:rFonts w:eastAsia="Garamond" w:cs="Arial"/>
          <w:szCs w:val="22"/>
          <w:lang w:eastAsia="es-CO"/>
        </w:rPr>
      </w:pPr>
      <w:r>
        <w:rPr>
          <w:rFonts w:eastAsia="Garamond" w:cs="Arial"/>
          <w:szCs w:val="22"/>
          <w:lang w:eastAsia="es-CO"/>
        </w:rPr>
        <w:t>En este formulario se debe ingresar correo electrónico y contraseña. El nombre de usuario corresponde al correo electrónico registrado.</w:t>
      </w:r>
      <w:commentRangeEnd w:id="12"/>
      <w:r w:rsidR="004418A6">
        <w:rPr>
          <w:rStyle w:val="Refdecomentario"/>
          <w:rFonts w:ascii="Garamond" w:eastAsia="Garamond" w:hAnsi="Garamond" w:cs="Garamond"/>
          <w:lang w:eastAsia="es-CO"/>
        </w:rPr>
        <w:commentReference w:id="12"/>
      </w:r>
    </w:p>
    <w:p w14:paraId="599BC7FE" w14:textId="048E9506" w:rsidR="00D62A7B" w:rsidRDefault="00D62A7B" w:rsidP="00D62A7B">
      <w:pPr>
        <w:spacing w:before="0" w:after="160"/>
        <w:rPr>
          <w:rFonts w:eastAsia="Garamond" w:cs="Arial"/>
          <w:szCs w:val="22"/>
          <w:lang w:eastAsia="es-CO"/>
        </w:rPr>
      </w:pPr>
      <w:r>
        <w:rPr>
          <w:rFonts w:eastAsia="Garamond" w:cs="Arial"/>
          <w:szCs w:val="22"/>
          <w:lang w:eastAsia="es-CO"/>
        </w:rPr>
        <w:t>Adicional a ello está la opción de Olvidaste la contraseña, que permitirá ingresar el correo y se enviará la contraseña registrada.</w:t>
      </w:r>
    </w:p>
    <w:p w14:paraId="6CF7AC57" w14:textId="1798F84B" w:rsidR="00D62A7B" w:rsidRDefault="00D62A7B" w:rsidP="00D62A7B">
      <w:pPr>
        <w:spacing w:before="0" w:after="160"/>
        <w:jc w:val="center"/>
        <w:rPr>
          <w:rFonts w:eastAsia="Garamond" w:cs="Arial"/>
          <w:szCs w:val="22"/>
          <w:lang w:eastAsia="es-CO"/>
        </w:rPr>
      </w:pPr>
      <w:r w:rsidRPr="00A509CC">
        <w:rPr>
          <w:noProof/>
          <w:lang w:eastAsia="es-CO"/>
        </w:rPr>
        <w:drawing>
          <wp:inline distT="0" distB="0" distL="0" distR="0" wp14:anchorId="38DDB5F8" wp14:editId="2C9ABEDD">
            <wp:extent cx="5943600" cy="2324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1D8D" w14:textId="26CBD4A6" w:rsidR="00D62A7B" w:rsidRDefault="00D62A7B" w:rsidP="00D62A7B">
      <w:pPr>
        <w:spacing w:before="0" w:after="160"/>
        <w:jc w:val="center"/>
        <w:rPr>
          <w:rFonts w:eastAsia="Garamond" w:cs="Arial"/>
          <w:szCs w:val="22"/>
          <w:lang w:eastAsia="es-CO"/>
        </w:rPr>
      </w:pPr>
      <w:r w:rsidRPr="00AE7B90">
        <w:rPr>
          <w:noProof/>
          <w:lang w:eastAsia="es-CO"/>
        </w:rPr>
        <w:drawing>
          <wp:inline distT="0" distB="0" distL="0" distR="0" wp14:anchorId="1D058B1F" wp14:editId="437A7B22">
            <wp:extent cx="5486400" cy="5461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4073" b="22223"/>
                    <a:stretch/>
                  </pic:blipFill>
                  <pic:spPr bwMode="auto">
                    <a:xfrm>
                      <a:off x="0" y="0"/>
                      <a:ext cx="5486682" cy="54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6A633" w14:textId="03415E4F" w:rsidR="00D62A7B" w:rsidRPr="00A71FBA" w:rsidRDefault="00D62A7B" w:rsidP="00D62A7B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Imagen </w:t>
      </w:r>
      <w:r w:rsidR="000118CB">
        <w:rPr>
          <w:rFonts w:ascii="Arial" w:eastAsia="Times New Roman" w:hAnsi="Arial" w:cs="Arial"/>
          <w:sz w:val="18"/>
          <w:szCs w:val="18"/>
          <w:lang w:eastAsia="es-MX"/>
        </w:rPr>
        <w:t>2</w:t>
      </w:r>
      <w:r w:rsidRPr="00A71FBA">
        <w:rPr>
          <w:rFonts w:ascii="Arial" w:eastAsia="Times New Roman" w:hAnsi="Arial" w:cs="Arial"/>
          <w:sz w:val="18"/>
          <w:szCs w:val="18"/>
          <w:lang w:eastAsia="es-MX"/>
        </w:rPr>
        <w:t xml:space="preserve">. </w:t>
      </w:r>
      <w:r>
        <w:rPr>
          <w:rFonts w:ascii="Arial" w:eastAsia="Times New Roman" w:hAnsi="Arial" w:cs="Arial"/>
          <w:sz w:val="18"/>
          <w:szCs w:val="18"/>
          <w:lang w:eastAsia="es-MX"/>
        </w:rPr>
        <w:t>Recuperar contraseña</w:t>
      </w:r>
    </w:p>
    <w:p w14:paraId="74A9A93C" w14:textId="77777777" w:rsidR="00D62A7B" w:rsidRDefault="00D62A7B" w:rsidP="00D62A7B">
      <w:pPr>
        <w:spacing w:before="0" w:after="160"/>
        <w:rPr>
          <w:rFonts w:eastAsia="Garamond" w:cs="Arial"/>
          <w:szCs w:val="22"/>
          <w:lang w:eastAsia="es-CO"/>
        </w:rPr>
      </w:pPr>
    </w:p>
    <w:p w14:paraId="0AB1B923" w14:textId="77777777" w:rsidR="00826436" w:rsidRPr="00937958" w:rsidRDefault="00826436" w:rsidP="00826436">
      <w:pPr>
        <w:rPr>
          <w:rFonts w:cs="Arial"/>
          <w:b/>
        </w:rPr>
      </w:pPr>
      <w:r w:rsidRPr="00937958">
        <w:rPr>
          <w:rFonts w:cs="Arial"/>
          <w:b/>
        </w:rPr>
        <w:t>3. Aplicativo</w:t>
      </w:r>
    </w:p>
    <w:p w14:paraId="5F181CC6" w14:textId="0C30EBA2" w:rsidR="00826436" w:rsidRDefault="0000481F" w:rsidP="00826436">
      <w:r w:rsidRPr="0000481F">
        <w:rPr>
          <w:noProof/>
          <w:lang w:eastAsia="es-CO"/>
        </w:rPr>
        <w:drawing>
          <wp:inline distT="0" distB="0" distL="0" distR="0" wp14:anchorId="4BCC4F10" wp14:editId="6286C6CC">
            <wp:extent cx="6332220" cy="283083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C673" w14:textId="076BA1DB" w:rsidR="00826436" w:rsidRPr="004418A6" w:rsidRDefault="00826436" w:rsidP="00826436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Imagen </w:t>
      </w:r>
      <w:r w:rsidR="00BA75DB">
        <w:rPr>
          <w:rFonts w:ascii="Arial" w:eastAsia="Times New Roman" w:hAnsi="Arial" w:cs="Arial"/>
          <w:sz w:val="18"/>
          <w:szCs w:val="18"/>
          <w:lang w:eastAsia="es-MX"/>
        </w:rPr>
        <w:t>3</w:t>
      </w:r>
      <w:r w:rsidRPr="00A71FBA">
        <w:rPr>
          <w:rFonts w:ascii="Arial" w:eastAsia="Times New Roman" w:hAnsi="Arial" w:cs="Arial"/>
          <w:sz w:val="18"/>
          <w:szCs w:val="18"/>
          <w:lang w:eastAsia="es-MX"/>
        </w:rPr>
        <w:t xml:space="preserve">. </w:t>
      </w:r>
      <w:r w:rsidR="00D33571">
        <w:rPr>
          <w:rFonts w:ascii="Arial" w:eastAsia="Times New Roman" w:hAnsi="Arial" w:cs="Arial"/>
          <w:sz w:val="18"/>
          <w:szCs w:val="18"/>
          <w:lang w:eastAsia="es-MX"/>
        </w:rPr>
        <w:t>Presentación aplicativa</w:t>
      </w:r>
      <w:r w:rsidR="00BA75DB">
        <w:rPr>
          <w:rFonts w:ascii="Arial" w:eastAsia="Times New Roman" w:hAnsi="Arial" w:cs="Arial"/>
          <w:sz w:val="18"/>
          <w:szCs w:val="18"/>
          <w:lang w:eastAsia="es-MX"/>
        </w:rPr>
        <w:t>. Perfil Veedo</w:t>
      </w:r>
      <w:r w:rsidR="00D33571">
        <w:rPr>
          <w:rFonts w:ascii="Arial" w:eastAsia="Times New Roman" w:hAnsi="Arial" w:cs="Arial"/>
          <w:sz w:val="18"/>
          <w:szCs w:val="18"/>
          <w:lang w:eastAsia="es-MX"/>
        </w:rPr>
        <w:t>r</w:t>
      </w:r>
    </w:p>
    <w:p w14:paraId="270E008C" w14:textId="60AAA65C" w:rsidR="00826436" w:rsidRDefault="00826436" w:rsidP="00826436">
      <w:pPr>
        <w:rPr>
          <w:rFonts w:cs="Arial"/>
        </w:rPr>
      </w:pPr>
      <w:r w:rsidRPr="00937958">
        <w:rPr>
          <w:rFonts w:cs="Arial"/>
        </w:rPr>
        <w:t>La presentación del aplicativo está distribuida en un</w:t>
      </w:r>
      <w:r>
        <w:rPr>
          <w:rFonts w:cs="Arial"/>
        </w:rPr>
        <w:t>a</w:t>
      </w:r>
      <w:r w:rsidRPr="00937958">
        <w:rPr>
          <w:rFonts w:cs="Arial"/>
        </w:rPr>
        <w:t xml:space="preserve"> sección superior donde se visualiza el usuario activo, la parte izquierda corresponde al menú desplegable y la parte central mostrará el contenido de la funcionalidad seleccionada en el menú.</w:t>
      </w:r>
      <w:r w:rsidR="008F3390">
        <w:rPr>
          <w:rFonts w:cs="Arial"/>
        </w:rPr>
        <w:t xml:space="preserve"> Este menú solo mostrará las funcionalidades a que tiene acceso cada usuario de acuerdo a su perfil</w:t>
      </w:r>
      <w:r w:rsidR="000F205D">
        <w:rPr>
          <w:rFonts w:cs="Arial"/>
        </w:rPr>
        <w:t>, para este caso perfil de Veedor</w:t>
      </w:r>
      <w:r w:rsidR="008F3390">
        <w:rPr>
          <w:rFonts w:cs="Arial"/>
        </w:rPr>
        <w:t xml:space="preserve">. </w:t>
      </w:r>
    </w:p>
    <w:p w14:paraId="5F37BB5F" w14:textId="77777777" w:rsidR="00826436" w:rsidRDefault="00826436" w:rsidP="00826436">
      <w:pPr>
        <w:rPr>
          <w:rFonts w:cs="Arial"/>
        </w:rPr>
      </w:pPr>
    </w:p>
    <w:p w14:paraId="781C1469" w14:textId="15565017" w:rsidR="00826436" w:rsidRPr="001D631C" w:rsidRDefault="00826436" w:rsidP="00826436">
      <w:pPr>
        <w:rPr>
          <w:rFonts w:cs="Arial"/>
          <w:b/>
        </w:rPr>
      </w:pPr>
      <w:r w:rsidRPr="001D631C">
        <w:rPr>
          <w:rFonts w:cs="Arial"/>
          <w:b/>
        </w:rPr>
        <w:t xml:space="preserve">3.1 </w:t>
      </w:r>
      <w:r w:rsidR="000F205D">
        <w:rPr>
          <w:rFonts w:cs="Arial"/>
          <w:b/>
        </w:rPr>
        <w:t>Veedor</w:t>
      </w:r>
    </w:p>
    <w:p w14:paraId="6847E55F" w14:textId="17826034" w:rsidR="00826436" w:rsidRDefault="000F205D" w:rsidP="00826436">
      <w:pPr>
        <w:rPr>
          <w:rFonts w:cs="Arial"/>
        </w:rPr>
      </w:pPr>
      <w:r>
        <w:rPr>
          <w:rFonts w:cs="Arial"/>
        </w:rPr>
        <w:t xml:space="preserve">La opción Veedor del menú, muestra la información general del Veedor, con base en el registro de solicitud que este realizó previamente.  </w:t>
      </w:r>
      <w:commentRangeStart w:id="13"/>
      <w:r w:rsidR="0084376C">
        <w:rPr>
          <w:rFonts w:cs="Arial"/>
        </w:rPr>
        <w:t xml:space="preserve">La información que el sistema captura del veedor es: De ubicación, como Subregión PDET, departamento y municipio. Información de identificación en tipo y número de identificación. </w:t>
      </w:r>
      <w:commentRangeEnd w:id="13"/>
      <w:r w:rsidR="003B2801">
        <w:rPr>
          <w:rStyle w:val="Refdecomentario"/>
          <w:rFonts w:ascii="Garamond" w:eastAsia="Garamond" w:hAnsi="Garamond" w:cs="Garamond"/>
          <w:lang w:eastAsia="es-CO"/>
        </w:rPr>
        <w:commentReference w:id="13"/>
      </w:r>
      <w:r w:rsidR="0084376C">
        <w:rPr>
          <w:rFonts w:cs="Arial"/>
        </w:rPr>
        <w:t>E información de contacto, como teléfono o celular y correo electrónico que es el que se debe ingresar para acceder a la herramienta.</w:t>
      </w:r>
      <w:r w:rsidR="008F3390">
        <w:rPr>
          <w:rFonts w:cs="Arial"/>
        </w:rPr>
        <w:t xml:space="preserve"> </w:t>
      </w:r>
    </w:p>
    <w:p w14:paraId="293756A3" w14:textId="1B22086D" w:rsidR="00826436" w:rsidRDefault="000F205D" w:rsidP="00826436">
      <w:pPr>
        <w:jc w:val="center"/>
      </w:pPr>
      <w:r w:rsidRPr="000F205D">
        <w:rPr>
          <w:noProof/>
          <w:lang w:eastAsia="es-CO"/>
        </w:rPr>
        <w:drawing>
          <wp:inline distT="0" distB="0" distL="0" distR="0" wp14:anchorId="03A9FA12" wp14:editId="0D55B87E">
            <wp:extent cx="6332220" cy="2440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7EFC" w14:textId="0F5A32BD" w:rsidR="00826436" w:rsidRPr="00A71FBA" w:rsidRDefault="00826436" w:rsidP="00826436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Imagen </w:t>
      </w:r>
      <w:r w:rsidR="000F205D">
        <w:rPr>
          <w:rFonts w:ascii="Arial" w:eastAsia="Times New Roman" w:hAnsi="Arial" w:cs="Arial"/>
          <w:sz w:val="18"/>
          <w:szCs w:val="18"/>
          <w:lang w:eastAsia="es-MX"/>
        </w:rPr>
        <w:t>4</w:t>
      </w:r>
      <w:r w:rsidRPr="00A71FBA">
        <w:rPr>
          <w:rFonts w:ascii="Arial" w:eastAsia="Times New Roman" w:hAnsi="Arial" w:cs="Arial"/>
          <w:sz w:val="18"/>
          <w:szCs w:val="18"/>
          <w:lang w:eastAsia="es-MX"/>
        </w:rPr>
        <w:t xml:space="preserve">. </w:t>
      </w:r>
      <w:r w:rsidR="000F205D">
        <w:rPr>
          <w:rFonts w:ascii="Arial" w:eastAsia="Times New Roman" w:hAnsi="Arial" w:cs="Arial"/>
          <w:sz w:val="18"/>
          <w:szCs w:val="18"/>
          <w:lang w:eastAsia="es-MX"/>
        </w:rPr>
        <w:t>Pantalla Veedor</w:t>
      </w:r>
    </w:p>
    <w:p w14:paraId="602B663B" w14:textId="1664FF7F" w:rsidR="00826436" w:rsidRPr="001D631C" w:rsidRDefault="0084376C" w:rsidP="00826436">
      <w:pPr>
        <w:rPr>
          <w:rFonts w:asciiTheme="minorHAnsi" w:hAnsiTheme="minorHAnsi" w:cstheme="minorBidi"/>
          <w:noProof/>
          <w:lang w:eastAsia="es-CO"/>
        </w:rPr>
      </w:pPr>
      <w:r>
        <w:rPr>
          <w:rFonts w:cs="Arial"/>
        </w:rPr>
        <w:lastRenderedPageBreak/>
        <w:t xml:space="preserve">El veedor, puede en cualquier momento actualizar esta información, </w:t>
      </w:r>
      <w:r w:rsidR="00E91720">
        <w:rPr>
          <w:rFonts w:cs="Arial"/>
        </w:rPr>
        <w:t>y dar el b</w:t>
      </w:r>
      <w:r>
        <w:rPr>
          <w:rFonts w:cs="Arial"/>
        </w:rPr>
        <w:t>o</w:t>
      </w:r>
      <w:r w:rsidR="00E91720">
        <w:rPr>
          <w:rFonts w:cs="Arial"/>
        </w:rPr>
        <w:t>tón</w:t>
      </w:r>
      <w:r>
        <w:rPr>
          <w:rFonts w:cs="Arial"/>
        </w:rPr>
        <w:t xml:space="preserve"> Guardar cambios, para que quede actualizada en el sistema.</w:t>
      </w:r>
    </w:p>
    <w:p w14:paraId="6007BA22" w14:textId="77777777" w:rsidR="00826436" w:rsidRPr="00A71FBA" w:rsidRDefault="00826436" w:rsidP="00826436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</w:p>
    <w:p w14:paraId="00178298" w14:textId="434BC2F8" w:rsidR="00826436" w:rsidRPr="001D631C" w:rsidRDefault="00826436" w:rsidP="00826436">
      <w:pPr>
        <w:rPr>
          <w:rFonts w:cs="Arial"/>
          <w:b/>
        </w:rPr>
      </w:pPr>
      <w:r w:rsidRPr="001D631C">
        <w:rPr>
          <w:rFonts w:cs="Arial"/>
          <w:b/>
        </w:rPr>
        <w:t>3.</w:t>
      </w:r>
      <w:r>
        <w:rPr>
          <w:rFonts w:cs="Arial"/>
          <w:b/>
        </w:rPr>
        <w:t>2</w:t>
      </w:r>
      <w:r w:rsidRPr="001D631C">
        <w:rPr>
          <w:rFonts w:cs="Arial"/>
          <w:b/>
        </w:rPr>
        <w:t xml:space="preserve"> </w:t>
      </w:r>
      <w:r w:rsidR="000F205D">
        <w:rPr>
          <w:rFonts w:cs="Arial"/>
          <w:b/>
        </w:rPr>
        <w:t>Mis proyectos</w:t>
      </w:r>
    </w:p>
    <w:p w14:paraId="2A5274F6" w14:textId="39BC1E63" w:rsidR="00E91720" w:rsidRDefault="001B597D" w:rsidP="00E91720">
      <w:r>
        <w:t xml:space="preserve">La sección de </w:t>
      </w:r>
      <w:r w:rsidR="00E91720">
        <w:t xml:space="preserve">Mis proyectos, permite al veedor </w:t>
      </w:r>
      <w:commentRangeStart w:id="14"/>
      <w:r w:rsidR="00E91720">
        <w:t>ver los proyectos que el previamente a seleccionado para realizar el ejercicio de Control Social</w:t>
      </w:r>
      <w:commentRangeEnd w:id="14"/>
      <w:r w:rsidR="003B2801">
        <w:rPr>
          <w:rStyle w:val="Refdecomentario"/>
          <w:rFonts w:ascii="Garamond" w:eastAsia="Garamond" w:hAnsi="Garamond" w:cs="Garamond"/>
          <w:lang w:eastAsia="es-CO"/>
        </w:rPr>
        <w:commentReference w:id="14"/>
      </w:r>
      <w:r w:rsidR="00E91720">
        <w:t xml:space="preserve">. Esta pantalla cuenta con 2 botones en la parte superior, donde se puede acceder a buscar un nuevo proyecto para hacer control social, y un botón utilitario de herramienta de búsqueda que le permitirá ubicar de manera rápida el proyecto que </w:t>
      </w:r>
      <w:r w:rsidR="00341B7F">
        <w:t>él</w:t>
      </w:r>
      <w:r w:rsidR="00E91720">
        <w:t xml:space="preserve"> ya tiene seleccionado.</w:t>
      </w:r>
    </w:p>
    <w:p w14:paraId="00E69E0D" w14:textId="0483AE2E" w:rsidR="00341B7F" w:rsidRDefault="00341B7F" w:rsidP="00E91720">
      <w:r>
        <w:t>En la parte de la tabla que lista los proyectos, este puede por medio del enlace Ver, ir al proyecto seleccionado e iniciar o continuar con los 9 pasos guía para realizar control social.</w:t>
      </w:r>
    </w:p>
    <w:p w14:paraId="23BB0153" w14:textId="7798571A" w:rsidR="00826436" w:rsidRDefault="00E91720" w:rsidP="00E91720">
      <w:r w:rsidRPr="00E91720">
        <w:rPr>
          <w:noProof/>
          <w:lang w:eastAsia="es-CO"/>
        </w:rPr>
        <w:drawing>
          <wp:inline distT="0" distB="0" distL="0" distR="0" wp14:anchorId="146D8675" wp14:editId="7B7C8ABC">
            <wp:extent cx="6332220" cy="18891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FB40" w14:textId="769AF3C9" w:rsidR="006E6BCD" w:rsidRPr="00A71FBA" w:rsidRDefault="006E6BCD" w:rsidP="006E6BCD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Imagen </w:t>
      </w:r>
      <w:r w:rsidR="00E91720">
        <w:rPr>
          <w:rFonts w:ascii="Arial" w:eastAsia="Times New Roman" w:hAnsi="Arial" w:cs="Arial"/>
          <w:sz w:val="18"/>
          <w:szCs w:val="18"/>
          <w:lang w:eastAsia="es-MX"/>
        </w:rPr>
        <w:t>5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. Sección </w:t>
      </w:r>
      <w:r w:rsidR="00E91720">
        <w:rPr>
          <w:rFonts w:ascii="Arial" w:eastAsia="Times New Roman" w:hAnsi="Arial" w:cs="Arial"/>
          <w:sz w:val="18"/>
          <w:szCs w:val="18"/>
          <w:lang w:eastAsia="es-MX"/>
        </w:rPr>
        <w:t>Mis proyectos</w:t>
      </w:r>
    </w:p>
    <w:p w14:paraId="2D61A566" w14:textId="77777777" w:rsidR="006E6BCD" w:rsidRDefault="006E6BCD" w:rsidP="006E6BCD">
      <w:pPr>
        <w:jc w:val="center"/>
      </w:pPr>
    </w:p>
    <w:p w14:paraId="590F3CB9" w14:textId="15DC83C3" w:rsidR="001B597D" w:rsidRDefault="00341B7F" w:rsidP="00341B7F">
      <w:r>
        <w:t xml:space="preserve">Al oprimir el </w:t>
      </w:r>
      <w:r w:rsidR="00EB26AA">
        <w:t>botón Herramienta de búsqueda, el veedor puede buscar un proyecto por una parte del nombre o por la entidad responsable.</w:t>
      </w:r>
    </w:p>
    <w:p w14:paraId="19CEC6BB" w14:textId="4E0963E7" w:rsidR="001B597D" w:rsidRDefault="00341B7F" w:rsidP="001B597D">
      <w:pPr>
        <w:jc w:val="center"/>
      </w:pPr>
      <w:r w:rsidRPr="00341B7F">
        <w:rPr>
          <w:noProof/>
          <w:lang w:eastAsia="es-CO"/>
        </w:rPr>
        <w:drawing>
          <wp:inline distT="0" distB="0" distL="0" distR="0" wp14:anchorId="2F3D9594" wp14:editId="365AB6E3">
            <wp:extent cx="6332220" cy="13550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EBA7" w14:textId="69FC8611" w:rsidR="00341B7F" w:rsidRPr="00A71FBA" w:rsidRDefault="00341B7F" w:rsidP="00341B7F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6. Sección Mis proyectos</w:t>
      </w:r>
    </w:p>
    <w:p w14:paraId="594A6B29" w14:textId="63281E8B" w:rsidR="00341B7F" w:rsidRDefault="00341B7F" w:rsidP="00EB26AA"/>
    <w:p w14:paraId="15289576" w14:textId="16295D11" w:rsidR="00EB26AA" w:rsidRDefault="00EB26AA" w:rsidP="00EB26AA">
      <w:r>
        <w:t xml:space="preserve">Al oprimir el botón Nuevo proyecto a vigilar, aparece la pantalla con </w:t>
      </w:r>
      <w:r w:rsidR="00B9008C">
        <w:t>un botón en la parte inferior que permite un proyecto de la lista de proyectos reportados e iniciar los 9 pasos</w:t>
      </w:r>
    </w:p>
    <w:p w14:paraId="205ABCBF" w14:textId="69E1D627" w:rsidR="001B597D" w:rsidRDefault="001B597D" w:rsidP="001B597D">
      <w:pPr>
        <w:jc w:val="center"/>
      </w:pPr>
    </w:p>
    <w:p w14:paraId="38AAC614" w14:textId="4CA489A7" w:rsidR="00B9008C" w:rsidRDefault="00B9008C" w:rsidP="00B9008C">
      <w:pPr>
        <w:rPr>
          <w:rFonts w:cs="Arial"/>
          <w:b/>
        </w:rPr>
      </w:pPr>
      <w:r w:rsidRPr="001D631C">
        <w:rPr>
          <w:rFonts w:cs="Arial"/>
          <w:b/>
        </w:rPr>
        <w:t>3.</w:t>
      </w:r>
      <w:r>
        <w:rPr>
          <w:rFonts w:cs="Arial"/>
          <w:b/>
        </w:rPr>
        <w:t>3</w:t>
      </w:r>
      <w:r w:rsidRPr="001D631C">
        <w:rPr>
          <w:rFonts w:cs="Arial"/>
          <w:b/>
        </w:rPr>
        <w:t xml:space="preserve"> </w:t>
      </w:r>
      <w:r>
        <w:rPr>
          <w:rFonts w:cs="Arial"/>
          <w:b/>
        </w:rPr>
        <w:t>Pasos de control social</w:t>
      </w:r>
    </w:p>
    <w:p w14:paraId="5F41AF2C" w14:textId="35F4BE07" w:rsidR="00B9008C" w:rsidRDefault="00B9008C" w:rsidP="00B9008C">
      <w:pPr>
        <w:rPr>
          <w:rFonts w:cs="Arial"/>
          <w:b/>
        </w:rPr>
      </w:pPr>
      <w:r>
        <w:rPr>
          <w:rFonts w:cs="Arial"/>
          <w:b/>
        </w:rPr>
        <w:t>Paso 1.</w:t>
      </w:r>
    </w:p>
    <w:p w14:paraId="092AE5B8" w14:textId="45DE7C82" w:rsidR="00B9008C" w:rsidRDefault="00B9008C" w:rsidP="00B9008C">
      <w:pPr>
        <w:rPr>
          <w:rFonts w:cs="Arial"/>
          <w:b/>
        </w:rPr>
      </w:pPr>
      <w:commentRangeStart w:id="15"/>
      <w:r w:rsidRPr="00EB26AA">
        <w:rPr>
          <w:noProof/>
          <w:lang w:eastAsia="es-CO"/>
        </w:rPr>
        <w:lastRenderedPageBreak/>
        <w:drawing>
          <wp:inline distT="0" distB="0" distL="0" distR="0" wp14:anchorId="7F0E6EFA" wp14:editId="074DBF93">
            <wp:extent cx="6332220" cy="26828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 w:rsidR="009D3726">
        <w:rPr>
          <w:rStyle w:val="Refdecomentario"/>
          <w:rFonts w:ascii="Garamond" w:eastAsia="Garamond" w:hAnsi="Garamond" w:cs="Garamond"/>
          <w:lang w:eastAsia="es-CO"/>
        </w:rPr>
        <w:commentReference w:id="15"/>
      </w:r>
    </w:p>
    <w:p w14:paraId="1CB32707" w14:textId="11F52F34" w:rsidR="00B9008C" w:rsidRPr="00A71FBA" w:rsidRDefault="00B9008C" w:rsidP="00B9008C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7. Paso 1 Seccionar nuevo proyecto</w:t>
      </w:r>
    </w:p>
    <w:p w14:paraId="12D76CEA" w14:textId="77777777" w:rsidR="00B9008C" w:rsidRDefault="00B9008C" w:rsidP="00B9008C">
      <w:pPr>
        <w:rPr>
          <w:rFonts w:cs="Arial"/>
          <w:b/>
        </w:rPr>
      </w:pPr>
    </w:p>
    <w:p w14:paraId="1490A23D" w14:textId="00CE75B3" w:rsidR="00B9008C" w:rsidRDefault="00B9008C" w:rsidP="00B9008C">
      <w:r>
        <w:t xml:space="preserve">En este paso el veedor hará la identificación del objeto de control social, como lo indica la guía de los 9 pasos. El veedor debe registrar los campos de Problema, Territorio, Población, Que se va a vigilar, </w:t>
      </w:r>
      <w:commentRangeStart w:id="16"/>
      <w:commentRangeStart w:id="17"/>
      <w:r>
        <w:t>Objeto entre otros.</w:t>
      </w:r>
    </w:p>
    <w:p w14:paraId="72371258" w14:textId="306720E5" w:rsidR="00B9008C" w:rsidRDefault="00321188" w:rsidP="00B9008C">
      <w:ins w:id="18" w:author="Claudia Ximena Aldana Gutierrez" w:date="2021-10-25T11:25:00Z">
        <w:r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76672" behindDoc="0" locked="0" layoutInCell="1" allowOverlap="1" wp14:anchorId="7F65AF61" wp14:editId="0E338E6B">
                  <wp:simplePos x="0" y="0"/>
                  <wp:positionH relativeFrom="margin">
                    <wp:align>left</wp:align>
                  </wp:positionH>
                  <wp:positionV relativeFrom="paragraph">
                    <wp:posOffset>746760</wp:posOffset>
                  </wp:positionV>
                  <wp:extent cx="6000750" cy="333375"/>
                  <wp:effectExtent l="0" t="0" r="0" b="0"/>
                  <wp:wrapSquare wrapText="bothSides"/>
                  <wp:docPr id="22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00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065185" w14:textId="3A304F85" w:rsidR="00CD6D8D" w:rsidRDefault="00CD6D8D" w:rsidP="00321188">
                              <w:ins w:id="19" w:author="Claudia Ximena Aldana Gutierrez" w:date="2021-10-25T11:22:00Z">
                                <w:r>
                                  <w:t xml:space="preserve">Convocatoria </w:t>
                                </w:r>
                              </w:ins>
                              <w:ins w:id="20" w:author="Claudia Ximena Aldana Gutierrez" w:date="2021-10-25T11:25:00Z">
                                <w:r>
                                  <w:t xml:space="preserve">para divulgar los resultados y los logros 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7F65AF61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0;text-align:left;margin-left:0;margin-top:58.8pt;width:472.5pt;height:26.25pt;z-index:2516766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" filled="f" stroked="f">
                  <v:textbox>
                    <w:txbxContent>
                      <w:p w14:paraId="78065185" w14:textId="3A304F85" w:rsidR="00CD6D8D" w:rsidRDefault="00CD6D8D" w:rsidP="00321188">
                        <w:ins w:id="20" w:author="Claudia Ximena Aldana Gutierrez" w:date="2021-10-25T11:22:00Z">
                          <w:r>
                            <w:t xml:space="preserve">Convocatoria </w:t>
                          </w:r>
                        </w:ins>
                        <w:ins w:id="21" w:author="Claudia Ximena Aldana Gutierrez" w:date="2021-10-25T11:25:00Z">
                          <w:r>
                            <w:t xml:space="preserve">para divulgar los resultados y los logros </w:t>
                          </w:r>
                        </w:ins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ins>
      <w:ins w:id="21" w:author="Claudia Ximena Aldana Gutierrez" w:date="2021-10-25T11:24:00Z">
        <w:r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72576" behindDoc="0" locked="0" layoutInCell="1" allowOverlap="1" wp14:anchorId="14B1BDAB" wp14:editId="3A94A8BE">
                  <wp:simplePos x="0" y="0"/>
                  <wp:positionH relativeFrom="margin">
                    <wp:align>left</wp:align>
                  </wp:positionH>
                  <wp:positionV relativeFrom="paragraph">
                    <wp:posOffset>489585</wp:posOffset>
                  </wp:positionV>
                  <wp:extent cx="6000750" cy="333375"/>
                  <wp:effectExtent l="0" t="0" r="0" b="0"/>
                  <wp:wrapSquare wrapText="bothSides"/>
                  <wp:docPr id="19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00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C9B15D" w14:textId="3C24158E" w:rsidR="00CD6D8D" w:rsidRDefault="00CD6D8D" w:rsidP="00321188">
                              <w:ins w:id="22" w:author="Claudia Ximena Aldana Gutierrez" w:date="2021-10-25T11:22:00Z">
                                <w:r>
                                  <w:t xml:space="preserve">Convocatoria </w:t>
                                </w:r>
                              </w:ins>
                              <w:ins w:id="23" w:author="Claudia Ximena Aldana Gutierrez" w:date="2021-10-25T11:23:00Z">
                                <w:r>
                                  <w:t xml:space="preserve">para socializar avances 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 w14:anchorId="14B1BDAB" id="_x0000_s1030" type="#_x0000_t202" style="position:absolute;left:0;text-align:left;margin-left:0;margin-top:38.55pt;width:472.5pt;height:26.25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" filled="f" stroked="f">
                  <v:textbox>
                    <w:txbxContent>
                      <w:p w14:paraId="6FC9B15D" w14:textId="3C24158E" w:rsidR="00CD6D8D" w:rsidRDefault="00CD6D8D" w:rsidP="00321188">
                        <w:ins w:id="25" w:author="Claudia Ximena Aldana Gutierrez" w:date="2021-10-25T11:22:00Z">
                          <w:r>
                            <w:t xml:space="preserve">Convocatoria </w:t>
                          </w:r>
                        </w:ins>
                        <w:ins w:id="26" w:author="Claudia Ximena Aldana Gutierrez" w:date="2021-10-25T11:23:00Z">
                          <w:r>
                            <w:t xml:space="preserve">para socializar avances </w:t>
                          </w:r>
                        </w:ins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ins>
      <w:ins w:id="24" w:author="Claudia Ximena Aldana Gutierrez" w:date="2021-10-25T11:12:00Z">
        <w:r>
          <w:rPr>
            <w:noProof/>
            <w:lang w:eastAsia="es-CO"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305716E2" wp14:editId="186BC40E">
                  <wp:simplePos x="0" y="0"/>
                  <wp:positionH relativeFrom="margin">
                    <wp:align>center</wp:align>
                  </wp:positionH>
                  <wp:positionV relativeFrom="paragraph">
                    <wp:posOffset>606425</wp:posOffset>
                  </wp:positionV>
                  <wp:extent cx="6311900" cy="161925"/>
                  <wp:effectExtent l="57150" t="19050" r="69850" b="104775"/>
                  <wp:wrapNone/>
                  <wp:docPr id="16" name="Rectángulo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311900" cy="161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rect w14:anchorId="2D585799" id="Rectángulo 16" o:spid="_x0000_s1026" style="position:absolute;margin-left:0;margin-top:47.75pt;width:497pt;height:12.75pt;z-index:2516674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  <w10:wrap anchorx="margin"/>
                </v:rect>
              </w:pict>
            </mc:Fallback>
          </mc:AlternateContent>
        </w:r>
      </w:ins>
      <w:ins w:id="25" w:author="Claudia Ximena Aldana Gutierrez" w:date="2021-10-25T11:18:00Z">
        <w:r>
          <w:rPr>
            <w:noProof/>
            <w:lang w:eastAsia="es-CO"/>
          </w:rPr>
          <mc:AlternateContent>
            <mc:Choice Requires="wps">
              <w:drawing>
                <wp:anchor distT="45720" distB="45720" distL="114300" distR="114300" simplePos="0" relativeHeight="251670528" behindDoc="0" locked="0" layoutInCell="1" allowOverlap="1" wp14:anchorId="0844CCCD" wp14:editId="7383A584">
                  <wp:simplePos x="0" y="0"/>
                  <wp:positionH relativeFrom="margin">
                    <wp:align>left</wp:align>
                  </wp:positionH>
                  <wp:positionV relativeFrom="paragraph">
                    <wp:posOffset>231775</wp:posOffset>
                  </wp:positionV>
                  <wp:extent cx="6000750" cy="333375"/>
                  <wp:effectExtent l="0" t="0" r="0" b="0"/>
                  <wp:wrapSquare wrapText="bothSides"/>
                  <wp:docPr id="217" name="Cuadro de text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00750" cy="33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284A5E" w14:textId="0B5CC48E" w:rsidR="00CD6D8D" w:rsidRDefault="00CD6D8D">
                              <w:ins w:id="26" w:author="Claudia Ximena Aldana Gutierrez" w:date="2021-10-25T11:22:00Z">
                                <w:r>
                                  <w:t xml:space="preserve">Convocatoria </w:t>
                                </w:r>
                              </w:ins>
                              <w:ins w:id="27" w:author="Claudia Ximena Aldana Gutierrez" w:date="2021-10-25T11:23:00Z">
                                <w:r>
                                  <w:t>inicial</w:t>
                                </w:r>
                              </w:ins>
                              <w:ins w:id="28" w:author="Claudia Ximena Aldana Gutierrez" w:date="2021-10-25T11:22:00Z">
                                <w:r>
                                  <w:t xml:space="preserve"> para organizarse </w:t>
                                </w:r>
                              </w:ins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 w14:anchorId="0844CCCD" id="_x0000_s1031" type="#_x0000_t202" style="position:absolute;left:0;text-align:left;margin-left:0;margin-top:18.25pt;width:472.5pt;height:26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" filled="f" stroked="f">
                  <v:textbox>
                    <w:txbxContent>
                      <w:p w14:paraId="4C284A5E" w14:textId="0B5CC48E" w:rsidR="00CD6D8D" w:rsidRDefault="00CD6D8D">
                        <w:ins w:id="32" w:author="Claudia Ximena Aldana Gutierrez" w:date="2021-10-25T11:22:00Z">
                          <w:r>
                            <w:t xml:space="preserve">Convocatoria </w:t>
                          </w:r>
                        </w:ins>
                        <w:ins w:id="33" w:author="Claudia Ximena Aldana Gutierrez" w:date="2021-10-25T11:23:00Z">
                          <w:r>
                            <w:t>inicial</w:t>
                          </w:r>
                        </w:ins>
                        <w:ins w:id="34" w:author="Claudia Ximena Aldana Gutierrez" w:date="2021-10-25T11:22:00Z">
                          <w:r>
                            <w:t xml:space="preserve"> para organizarse </w:t>
                          </w:r>
                        </w:ins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</w:ins>
      <w:r w:rsidR="00B9008C">
        <w:t xml:space="preserve">Paso 2.  En este paso el veedor </w:t>
      </w:r>
      <w:commentRangeEnd w:id="16"/>
      <w:r w:rsidR="00331D1F">
        <w:rPr>
          <w:rStyle w:val="Refdecomentario"/>
          <w:rFonts w:ascii="Garamond" w:eastAsia="Garamond" w:hAnsi="Garamond" w:cs="Garamond"/>
          <w:lang w:eastAsia="es-CO"/>
        </w:rPr>
        <w:commentReference w:id="16"/>
      </w:r>
      <w:commentRangeEnd w:id="17"/>
      <w:r w:rsidR="00EB2491">
        <w:rPr>
          <w:rStyle w:val="Refdecomentario"/>
          <w:rFonts w:ascii="Garamond" w:eastAsia="Garamond" w:hAnsi="Garamond" w:cs="Garamond"/>
          <w:lang w:eastAsia="es-CO"/>
        </w:rPr>
        <w:commentReference w:id="17"/>
      </w:r>
      <w:r w:rsidR="00B9008C">
        <w:t>puede registrar como va a convocar a la comunidad</w:t>
      </w:r>
    </w:p>
    <w:p w14:paraId="36A9C706" w14:textId="035B7227" w:rsidR="00B9008C" w:rsidDel="00321188" w:rsidRDefault="00321188" w:rsidP="00B9008C">
      <w:pPr>
        <w:rPr>
          <w:del w:id="29" w:author="Claudia Ximena Aldana Gutierrez" w:date="2021-10-25T11:25:00Z"/>
        </w:rPr>
      </w:pPr>
      <w:ins w:id="30" w:author="Claudia Ximena Aldana Gutierrez" w:date="2021-10-25T11:24:00Z">
        <w:r>
          <w:rPr>
            <w:noProof/>
            <w:lang w:eastAsia="es-CO"/>
          </w:rPr>
          <mc:AlternateContent>
            <mc:Choice Requires="wps">
              <w:drawing>
                <wp:anchor distT="0" distB="0" distL="114300" distR="114300" simplePos="0" relativeHeight="251674624" behindDoc="0" locked="0" layoutInCell="1" allowOverlap="1" wp14:anchorId="2184DDE7" wp14:editId="29D10762">
                  <wp:simplePos x="0" y="0"/>
                  <wp:positionH relativeFrom="margin">
                    <wp:posOffset>-5715</wp:posOffset>
                  </wp:positionH>
                  <wp:positionV relativeFrom="paragraph">
                    <wp:posOffset>633730</wp:posOffset>
                  </wp:positionV>
                  <wp:extent cx="6311900" cy="161925"/>
                  <wp:effectExtent l="57150" t="19050" r="69850" b="104775"/>
                  <wp:wrapNone/>
                  <wp:docPr id="21" name="Rectángulo 2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311900" cy="161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rect w14:anchorId="7FA33330" id="Rectángulo 21" o:spid="_x0000_s1026" style="position:absolute;margin-left:-.45pt;margin-top:49.9pt;width:497pt;height:12.7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  <w10:wrap anchorx="margin"/>
                </v:rect>
              </w:pict>
            </mc:Fallback>
          </mc:AlternateContent>
        </w:r>
      </w:ins>
      <w:ins w:id="31" w:author="Claudia Ximena Aldana Gutierrez" w:date="2021-10-25T11:16:00Z">
        <w:r w:rsidR="001E75C6">
          <w:rPr>
            <w:noProof/>
            <w:lang w:eastAsia="es-CO"/>
          </w:rPr>
          <mc:AlternateContent>
            <mc:Choice Requires="wps">
              <w:drawing>
                <wp:anchor distT="0" distB="0" distL="114300" distR="114300" simplePos="0" relativeHeight="251668480" behindDoc="0" locked="0" layoutInCell="1" allowOverlap="1" wp14:anchorId="07E843EF" wp14:editId="3611EDD9">
                  <wp:simplePos x="0" y="0"/>
                  <wp:positionH relativeFrom="column">
                    <wp:posOffset>6040119</wp:posOffset>
                  </wp:positionH>
                  <wp:positionV relativeFrom="paragraph">
                    <wp:posOffset>152719</wp:posOffset>
                  </wp:positionV>
                  <wp:extent cx="140654" cy="154623"/>
                  <wp:effectExtent l="0" t="26035" r="24130" b="43180"/>
                  <wp:wrapNone/>
                  <wp:docPr id="18" name="Cheurón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5400000">
                            <a:off x="0" y="0"/>
                            <a:ext cx="140654" cy="154623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shapetype w14:anchorId="6CF41C57"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urón 18" o:spid="_x0000_s1026" type="#_x0000_t55" style="position:absolute;margin-left:475.6pt;margin-top:12.05pt;width:11.1pt;height:12.2pt;rotation: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" adj="10800" fillcolor="white [3201]" strokecolor="#4f81bd [3204]" strokeweight="2pt"/>
              </w:pict>
            </mc:Fallback>
          </mc:AlternateContent>
        </w:r>
      </w:ins>
      <w:ins w:id="32" w:author="Claudia Ximena Aldana Gutierrez" w:date="2021-10-25T10:44:00Z">
        <w:r w:rsidR="00670444">
          <w:rPr>
            <w:noProof/>
            <w:lang w:eastAsia="es-CO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05F0EE6D" wp14:editId="449E7FC5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138430</wp:posOffset>
                  </wp:positionV>
                  <wp:extent cx="6312090" cy="161925"/>
                  <wp:effectExtent l="57150" t="19050" r="69850" b="104775"/>
                  <wp:wrapNone/>
                  <wp:docPr id="15" name="Rectángulo 1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6312090" cy="161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6AF750" w14:textId="510BE170" w:rsidR="00CD6D8D" w:rsidRDefault="00CD6D8D" w:rsidP="001E75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<w:pict>
                <v:rect w14:anchorId="05F0EE6D" id="Rectángulo 15" o:spid="_x0000_s1032" style="position:absolute;left:0;text-align:left;margin-left:-.45pt;margin-top:10.9pt;width:497pt;height:12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" fillcolor="#4f81bd [3204]" strokecolor="#4579b8 [3044]">
                  <v:fill color2="#a7bfde [1620]" rotate="t" angle="180" focus="100%" type="gradient">
                    <o:fill v:ext="view" type="gradientUnscaled"/>
                  </v:fill>
                  <v:shadow on="t" color="black" opacity="22937f" origin=",.5" offset="0,.63889mm"/>
                  <v:textbox>
                    <w:txbxContent>
                      <w:p w14:paraId="0A6AF750" w14:textId="510BE170" w:rsidR="00CD6D8D" w:rsidRDefault="00CD6D8D" w:rsidP="001E75C6"/>
                    </w:txbxContent>
                  </v:textbox>
                </v:rect>
              </w:pict>
            </mc:Fallback>
          </mc:AlternateContent>
        </w:r>
      </w:ins>
    </w:p>
    <w:p w14:paraId="7B18E868" w14:textId="3DE56826" w:rsidR="00670444" w:rsidDel="00321188" w:rsidRDefault="00670444" w:rsidP="00B9008C">
      <w:pPr>
        <w:rPr>
          <w:del w:id="33" w:author="Claudia Ximena Aldana Gutierrez" w:date="2021-10-25T11:25:00Z"/>
        </w:rPr>
      </w:pPr>
    </w:p>
    <w:p w14:paraId="6718388D" w14:textId="38D3E6E7" w:rsidR="001E75C6" w:rsidRDefault="001E75C6" w:rsidP="00B9008C">
      <w:pPr>
        <w:rPr>
          <w:ins w:id="34" w:author="Claudia Ximena Aldana Gutierrez" w:date="2021-10-25T11:13:00Z"/>
        </w:rPr>
      </w:pPr>
    </w:p>
    <w:p w14:paraId="0282C4C9" w14:textId="4655DD51" w:rsidR="00B9008C" w:rsidRDefault="00B9008C" w:rsidP="00B9008C">
      <w:r w:rsidRPr="00B9008C">
        <w:rPr>
          <w:noProof/>
          <w:lang w:eastAsia="es-CO"/>
        </w:rPr>
        <w:drawing>
          <wp:inline distT="0" distB="0" distL="0" distR="0" wp14:anchorId="2CAEECCC" wp14:editId="0A007BC1">
            <wp:extent cx="6332220" cy="182435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051D" w14:textId="09183846" w:rsidR="00B9008C" w:rsidRPr="00A71FBA" w:rsidRDefault="00B9008C" w:rsidP="00B9008C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Imagen 8. Paso 2 </w:t>
      </w:r>
    </w:p>
    <w:p w14:paraId="4A09EBC1" w14:textId="7DBBB16F" w:rsidR="00B9008C" w:rsidRDefault="00B9008C" w:rsidP="00B9008C"/>
    <w:p w14:paraId="767AB5FD" w14:textId="147273C9" w:rsidR="000D4ECC" w:rsidRPr="003D4402" w:rsidRDefault="000D4ECC" w:rsidP="000D4ECC">
      <w:pPr>
        <w:rPr>
          <w:ins w:id="35" w:author="Claudia Ximena Aldana Gutierrez" w:date="2021-10-25T10:49:00Z"/>
          <w:highlight w:val="yellow"/>
        </w:rPr>
      </w:pPr>
      <w:commentRangeStart w:id="36"/>
      <w:commentRangeStart w:id="37"/>
      <w:ins w:id="38" w:author="Claudia Ximena Aldana Gutierrez" w:date="2021-10-25T10:49:00Z">
        <w:r>
          <w:rPr>
            <w:highlight w:val="yellow"/>
          </w:rPr>
          <w:t>Paso 3</w:t>
        </w:r>
        <w:r w:rsidRPr="003D4402">
          <w:rPr>
            <w:highlight w:val="yellow"/>
          </w:rPr>
          <w:t>: Organizarse para el ejercicio de control social</w:t>
        </w:r>
      </w:ins>
      <w:commentRangeEnd w:id="36"/>
      <w:r w:rsidR="00E16680">
        <w:rPr>
          <w:rStyle w:val="Refdecomentario"/>
          <w:rFonts w:ascii="Garamond" w:eastAsia="Garamond" w:hAnsi="Garamond" w:cs="Garamond"/>
          <w:lang w:eastAsia="es-CO"/>
        </w:rPr>
        <w:commentReference w:id="36"/>
      </w:r>
      <w:commentRangeEnd w:id="37"/>
      <w:r w:rsidR="00AB39B3">
        <w:rPr>
          <w:rStyle w:val="Refdecomentario"/>
          <w:rFonts w:ascii="Garamond" w:eastAsia="Garamond" w:hAnsi="Garamond" w:cs="Garamond"/>
          <w:lang w:eastAsia="es-CO"/>
        </w:rPr>
        <w:commentReference w:id="37"/>
      </w:r>
    </w:p>
    <w:p w14:paraId="15DA0EA4" w14:textId="77777777" w:rsidR="000D4ECC" w:rsidRDefault="000D4ECC" w:rsidP="00B9008C">
      <w:pPr>
        <w:rPr>
          <w:ins w:id="39" w:author="Claudia Ximena Aldana Gutierrez" w:date="2021-10-25T10:49:00Z"/>
        </w:rPr>
      </w:pPr>
    </w:p>
    <w:p w14:paraId="2492FBF7" w14:textId="52C91A13" w:rsidR="00B9008C" w:rsidRDefault="00B9008C" w:rsidP="00B9008C">
      <w:pPr>
        <w:rPr>
          <w:ins w:id="40" w:author="Claudia Ximena Aldana Gutierrez" w:date="2021-10-25T10:48:00Z"/>
        </w:rPr>
      </w:pPr>
      <w:r>
        <w:t>Paso 4. En este paso el veedor puede registrar el plan</w:t>
      </w:r>
      <w:ins w:id="41" w:author="Claudia Ximena Aldana Gutierrez" w:date="2021-10-25T11:28:00Z">
        <w:r w:rsidR="00321188">
          <w:t xml:space="preserve"> </w:t>
        </w:r>
      </w:ins>
      <w:r>
        <w:t>de trabajo, seleccionando actividades y asignando responsables</w:t>
      </w:r>
    </w:p>
    <w:p w14:paraId="36246169" w14:textId="3B4F1F23" w:rsidR="000D4ECC" w:rsidRPr="00EE05E5" w:rsidDel="000D4ECC" w:rsidRDefault="000D4ECC" w:rsidP="00B9008C">
      <w:pPr>
        <w:rPr>
          <w:del w:id="42" w:author="Claudia Ximena Aldana Gutierrez" w:date="2021-10-25T10:49:00Z"/>
        </w:rPr>
      </w:pPr>
    </w:p>
    <w:p w14:paraId="2631B5B5" w14:textId="76F44C7A" w:rsidR="00B9008C" w:rsidRDefault="00B9008C" w:rsidP="00B9008C">
      <w:commentRangeStart w:id="43"/>
      <w:r w:rsidRPr="00B9008C">
        <w:rPr>
          <w:noProof/>
          <w:lang w:eastAsia="es-CO"/>
        </w:rPr>
        <w:drawing>
          <wp:inline distT="0" distB="0" distL="0" distR="0" wp14:anchorId="00B386E2" wp14:editId="70C641EA">
            <wp:extent cx="6332220" cy="31959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 w:rsidR="00EE05E5">
        <w:rPr>
          <w:rStyle w:val="Refdecomentario"/>
          <w:rFonts w:ascii="Garamond" w:eastAsia="Garamond" w:hAnsi="Garamond" w:cs="Garamond"/>
          <w:lang w:eastAsia="es-CO"/>
        </w:rPr>
        <w:commentReference w:id="43"/>
      </w:r>
    </w:p>
    <w:p w14:paraId="2E7B5F44" w14:textId="6977A36B" w:rsidR="00B9008C" w:rsidRPr="00A71FBA" w:rsidRDefault="00B9008C" w:rsidP="00B9008C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Imagen 9. Paso 4 </w:t>
      </w:r>
    </w:p>
    <w:p w14:paraId="1526DA56" w14:textId="1C3CEEBD" w:rsidR="00B9008C" w:rsidRDefault="00B9008C" w:rsidP="00B9008C">
      <w:pPr>
        <w:rPr>
          <w:ins w:id="44" w:author="Claudia Ximena Aldana Gutierrez" w:date="2021-10-25T10:58:00Z"/>
        </w:rPr>
      </w:pPr>
      <w:r>
        <w:t xml:space="preserve">Paso 5. En este paso el veedor puede establecer los criterios de evaluación e ingresar campos de Impacto, resultados y productos entre </w:t>
      </w:r>
      <w:commentRangeStart w:id="45"/>
      <w:r>
        <w:t>otros.</w:t>
      </w:r>
      <w:commentRangeEnd w:id="45"/>
      <w:r w:rsidR="00EE05E5">
        <w:rPr>
          <w:rStyle w:val="Refdecomentario"/>
          <w:rFonts w:ascii="Garamond" w:eastAsia="Garamond" w:hAnsi="Garamond" w:cs="Garamond"/>
          <w:lang w:eastAsia="es-CO"/>
        </w:rPr>
        <w:commentReference w:id="45"/>
      </w:r>
    </w:p>
    <w:p w14:paraId="689F87D3" w14:textId="77777777" w:rsidR="009D1B91" w:rsidRDefault="009D1B91" w:rsidP="00B9008C"/>
    <w:p w14:paraId="0CE89D9C" w14:textId="2A1DA98F" w:rsidR="00B9008C" w:rsidRDefault="00B9008C" w:rsidP="00B9008C">
      <w:commentRangeStart w:id="46"/>
      <w:r w:rsidRPr="00B9008C">
        <w:rPr>
          <w:noProof/>
          <w:lang w:eastAsia="es-CO"/>
        </w:rPr>
        <w:drawing>
          <wp:inline distT="0" distB="0" distL="0" distR="0" wp14:anchorId="390CB1AA" wp14:editId="54BD5993">
            <wp:extent cx="6332220" cy="318325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6"/>
      <w:r w:rsidR="00EE05E5">
        <w:rPr>
          <w:rStyle w:val="Refdecomentario"/>
          <w:rFonts w:ascii="Garamond" w:eastAsia="Garamond" w:hAnsi="Garamond" w:cs="Garamond"/>
          <w:lang w:eastAsia="es-CO"/>
        </w:rPr>
        <w:commentReference w:id="46"/>
      </w:r>
    </w:p>
    <w:p w14:paraId="7D1FE65E" w14:textId="24A37A2F" w:rsidR="00B9008C" w:rsidRDefault="00B9008C" w:rsidP="00B9008C">
      <w:pPr>
        <w:pStyle w:val="Prrafodelista"/>
        <w:spacing w:line="276" w:lineRule="auto"/>
        <w:ind w:left="360"/>
        <w:jc w:val="center"/>
        <w:rPr>
          <w:ins w:id="47" w:author="Claudia Ximena Aldana Gutierrez" w:date="2021-10-25T11:32:00Z"/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10. Paso 5</w:t>
      </w:r>
    </w:p>
    <w:p w14:paraId="2E932143" w14:textId="77777777" w:rsidR="005B2085" w:rsidRDefault="005B2085" w:rsidP="00B9008C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</w:p>
    <w:tbl>
      <w:tblPr>
        <w:tblW w:w="810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  <w:tblPrChange w:id="48" w:author="Claudia Ximena Aldana Gutierrez" w:date="2021-10-25T10:58:00Z">
          <w:tblPr>
            <w:tblW w:w="12920" w:type="dxa"/>
            <w:tblCellMar>
              <w:left w:w="0" w:type="dxa"/>
              <w:right w:w="0" w:type="dxa"/>
            </w:tblCellMar>
            <w:tblLook w:val="0420" w:firstRow="1" w:lastRow="0" w:firstColumn="0" w:lastColumn="0" w:noHBand="0" w:noVBand="1"/>
          </w:tblPr>
        </w:tblPrChange>
      </w:tblPr>
      <w:tblGrid>
        <w:gridCol w:w="3287"/>
        <w:gridCol w:w="863"/>
        <w:gridCol w:w="1252"/>
        <w:gridCol w:w="2702"/>
        <w:tblGridChange w:id="49">
          <w:tblGrid>
            <w:gridCol w:w="3287"/>
            <w:gridCol w:w="863"/>
            <w:gridCol w:w="1252"/>
            <w:gridCol w:w="2702"/>
            <w:gridCol w:w="604"/>
            <w:gridCol w:w="1510"/>
            <w:gridCol w:w="2702"/>
          </w:tblGrid>
        </w:tblGridChange>
      </w:tblGrid>
      <w:tr w:rsidR="0074345B" w:rsidRPr="0074345B" w14:paraId="66ECACBC" w14:textId="77777777" w:rsidTr="0074345B">
        <w:trPr>
          <w:trHeight w:val="606"/>
          <w:ins w:id="50" w:author="Claudia Ximena Aldana Gutierrez" w:date="2021-10-25T10:58:00Z"/>
          <w:trPrChange w:id="51" w:author="Claudia Ximena Aldana Gutierrez" w:date="2021-10-25T10:58:00Z">
            <w:trPr>
              <w:trHeight w:val="984"/>
            </w:trPr>
          </w:trPrChange>
        </w:trPr>
        <w:tc>
          <w:tcPr>
            <w:tcW w:w="5462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  <w:tcPrChange w:id="52" w:author="Claudia Ximena Aldana Gutierrez" w:date="2021-10-25T10:58:00Z">
              <w:tcPr>
                <w:tcW w:w="8960" w:type="dxa"/>
                <w:gridSpan w:val="5"/>
                <w:tcBorders>
                  <w:top w:val="single" w:sz="8" w:space="0" w:color="FFFFFF"/>
                  <w:left w:val="single" w:sz="8" w:space="0" w:color="FFFFFF"/>
                  <w:bottom w:val="single" w:sz="24" w:space="0" w:color="FFFFFF"/>
                  <w:right w:val="single" w:sz="8" w:space="0" w:color="FFFFFF"/>
                </w:tcBorders>
                <w:shd w:val="clear" w:color="auto" w:fill="F79646"/>
                <w:tcMar>
                  <w:top w:w="72" w:type="dxa"/>
                  <w:left w:w="144" w:type="dxa"/>
                  <w:bottom w:w="72" w:type="dxa"/>
                  <w:right w:w="144" w:type="dxa"/>
                </w:tcMar>
                <w:vAlign w:val="center"/>
                <w:hideMark/>
              </w:tcPr>
            </w:tcPrChange>
          </w:tcPr>
          <w:p w14:paraId="17B4C8FB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53" w:author="Claudia Ximena Aldana Gutierrez" w:date="2021-10-25T10:58:00Z"/>
                <w:rFonts w:cs="Arial"/>
                <w:sz w:val="18"/>
                <w:szCs w:val="18"/>
              </w:rPr>
            </w:pPr>
            <w:commentRangeStart w:id="54"/>
            <w:ins w:id="55" w:author="Claudia Ximena Aldana Gutierrez" w:date="2021-10-25T10:58:00Z">
              <w:r w:rsidRPr="0074345B">
                <w:rPr>
                  <w:rFonts w:cs="Arial"/>
                  <w:b/>
                  <w:bCs/>
                  <w:sz w:val="18"/>
                  <w:szCs w:val="18"/>
                </w:rPr>
                <w:t>Transcribir el objetivo del proyecto</w:t>
              </w:r>
            </w:ins>
          </w:p>
        </w:tc>
        <w:tc>
          <w:tcPr>
            <w:tcW w:w="94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  <w:tcPrChange w:id="56" w:author="Claudia Ximena Aldana Gutierrez" w:date="2021-10-25T10:58:00Z">
              <w:tcPr>
                <w:tcW w:w="1520" w:type="dxa"/>
                <w:tcBorders>
                  <w:top w:val="single" w:sz="8" w:space="0" w:color="FFFFFF"/>
                  <w:left w:val="single" w:sz="8" w:space="0" w:color="FFFFFF"/>
                  <w:bottom w:val="single" w:sz="24" w:space="0" w:color="FFFFFF"/>
                  <w:right w:val="single" w:sz="8" w:space="0" w:color="FFFFFF"/>
                </w:tcBorders>
                <w:shd w:val="clear" w:color="auto" w:fill="F79646"/>
                <w:tcMar>
                  <w:top w:w="72" w:type="dxa"/>
                  <w:left w:w="144" w:type="dxa"/>
                  <w:bottom w:w="72" w:type="dxa"/>
                  <w:right w:w="144" w:type="dxa"/>
                </w:tcMar>
                <w:vAlign w:val="center"/>
                <w:hideMark/>
              </w:tcPr>
            </w:tcPrChange>
          </w:tcPr>
          <w:p w14:paraId="0D8F1297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57" w:author="Claudia Ximena Aldana Gutierrez" w:date="2021-10-25T10:58:00Z"/>
                <w:rFonts w:cs="Arial"/>
                <w:sz w:val="18"/>
                <w:szCs w:val="18"/>
              </w:rPr>
            </w:pPr>
            <w:ins w:id="58" w:author="Claudia Ximena Aldana Gutierrez" w:date="2021-10-25T10:58:00Z">
              <w:r w:rsidRPr="0074345B">
                <w:rPr>
                  <w:rFonts w:cs="Arial"/>
                  <w:b/>
                  <w:bCs/>
                  <w:sz w:val="18"/>
                  <w:szCs w:val="18"/>
                </w:rPr>
                <w:t>Cumple SI/NO</w:t>
              </w:r>
            </w:ins>
          </w:p>
        </w:tc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7964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  <w:tcPrChange w:id="59" w:author="Claudia Ximena Aldana Gutierrez" w:date="2021-10-25T10:58:00Z">
              <w:tcPr>
                <w:tcW w:w="2420" w:type="dxa"/>
                <w:tcBorders>
                  <w:top w:val="single" w:sz="8" w:space="0" w:color="FFFFFF"/>
                  <w:left w:val="single" w:sz="8" w:space="0" w:color="FFFFFF"/>
                  <w:bottom w:val="single" w:sz="24" w:space="0" w:color="FFFFFF"/>
                  <w:right w:val="single" w:sz="8" w:space="0" w:color="FFFFFF"/>
                </w:tcBorders>
                <w:shd w:val="clear" w:color="auto" w:fill="F79646"/>
                <w:tcMar>
                  <w:top w:w="72" w:type="dxa"/>
                  <w:left w:w="144" w:type="dxa"/>
                  <w:bottom w:w="72" w:type="dxa"/>
                  <w:right w:w="144" w:type="dxa"/>
                </w:tcMar>
                <w:vAlign w:val="center"/>
                <w:hideMark/>
              </w:tcPr>
            </w:tcPrChange>
          </w:tcPr>
          <w:p w14:paraId="44C8D052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60" w:author="Claudia Ximena Aldana Gutierrez" w:date="2021-10-25T10:58:00Z"/>
                <w:rFonts w:cs="Arial"/>
                <w:sz w:val="18"/>
                <w:szCs w:val="18"/>
              </w:rPr>
            </w:pPr>
            <w:ins w:id="61" w:author="Claudia Ximena Aldana Gutierrez" w:date="2021-10-25T10:58:00Z">
              <w:r w:rsidRPr="0074345B">
                <w:rPr>
                  <w:rFonts w:cs="Arial"/>
                  <w:b/>
                  <w:bCs/>
                  <w:sz w:val="18"/>
                  <w:szCs w:val="18"/>
                </w:rPr>
                <w:t xml:space="preserve">Observación/Compromiso </w:t>
              </w:r>
            </w:ins>
          </w:p>
        </w:tc>
      </w:tr>
      <w:tr w:rsidR="005B2085" w:rsidRPr="0074345B" w14:paraId="6E1671A9" w14:textId="77777777" w:rsidTr="0074345B">
        <w:trPr>
          <w:trHeight w:val="1011"/>
          <w:ins w:id="62" w:author="Claudia Ximena Aldana Gutierrez" w:date="2021-10-25T10:58:00Z"/>
        </w:trPr>
        <w:tc>
          <w:tcPr>
            <w:tcW w:w="426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AB850F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63" w:author="Claudia Ximena Aldana Gutierrez" w:date="2021-10-25T10:58:00Z"/>
                <w:rFonts w:cs="Arial"/>
                <w:sz w:val="18"/>
                <w:szCs w:val="18"/>
              </w:rPr>
            </w:pPr>
            <w:ins w:id="64" w:author="Claudia Ximena Aldana Gutierrez" w:date="2021-10-25T10:58:00Z"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lastRenderedPageBreak/>
                <w:t>1.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Listar las </w:t>
              </w:r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>Actividades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 principales del proyecto y evaluar si las actividades cumplen con lo establecido: (Ejemplo: Colocar tubería, Ubicación planta de tratamiento).</w:t>
              </w:r>
            </w:ins>
          </w:p>
        </w:tc>
        <w:tc>
          <w:tcPr>
            <w:tcW w:w="120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1C6557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65" w:author="Claudia Ximena Aldana Gutierrez" w:date="2021-10-25T10:58:00Z"/>
                <w:rFonts w:cs="Arial"/>
                <w:sz w:val="18"/>
                <w:szCs w:val="18"/>
              </w:rPr>
            </w:pPr>
          </w:p>
        </w:tc>
        <w:tc>
          <w:tcPr>
            <w:tcW w:w="94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68B317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66" w:author="Claudia Ximena Aldana Gutierrez" w:date="2021-10-25T10:58:00Z"/>
                <w:rFonts w:cs="Arial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AB5631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67" w:author="Claudia Ximena Aldana Gutierrez" w:date="2021-10-25T10:58:00Z"/>
                <w:rFonts w:cs="Arial"/>
                <w:sz w:val="18"/>
                <w:szCs w:val="18"/>
              </w:rPr>
            </w:pPr>
          </w:p>
        </w:tc>
      </w:tr>
      <w:tr w:rsidR="005B2085" w:rsidRPr="0074345B" w14:paraId="5BF46845" w14:textId="77777777" w:rsidTr="0074345B">
        <w:trPr>
          <w:trHeight w:val="1011"/>
          <w:ins w:id="68" w:author="Claudia Ximena Aldana Gutierrez" w:date="2021-10-25T10:58:00Z"/>
        </w:trPr>
        <w:tc>
          <w:tcPr>
            <w:tcW w:w="42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1354C1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69" w:author="Claudia Ximena Aldana Gutierrez" w:date="2021-10-25T10:58:00Z"/>
                <w:rFonts w:cs="Arial"/>
                <w:sz w:val="18"/>
                <w:szCs w:val="18"/>
              </w:rPr>
            </w:pPr>
            <w:ins w:id="70" w:author="Claudia Ximena Aldana Gutierrez" w:date="2021-10-25T10:58:00Z"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 xml:space="preserve">2. 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Identificar qué </w:t>
              </w:r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>Recursos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 se van a utilizar para el desarrollo del proyecto (Ejemplo: recursos económicos, calidad de materiales, humanos, logísticos, permisos.).</w:t>
              </w:r>
            </w:ins>
          </w:p>
        </w:tc>
        <w:tc>
          <w:tcPr>
            <w:tcW w:w="12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A773C2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1" w:author="Claudia Ximena Aldana Gutierrez" w:date="2021-10-25T10:58:00Z"/>
                <w:rFonts w:cs="Arial"/>
                <w:sz w:val="18"/>
                <w:szCs w:val="18"/>
              </w:rPr>
            </w:pPr>
          </w:p>
        </w:tc>
        <w:tc>
          <w:tcPr>
            <w:tcW w:w="9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0DF3A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2" w:author="Claudia Ximena Aldana Gutierrez" w:date="2021-10-25T10:58:00Z"/>
                <w:rFonts w:cs="Arial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507063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3" w:author="Claudia Ximena Aldana Gutierrez" w:date="2021-10-25T10:58:00Z"/>
                <w:rFonts w:cs="Arial"/>
                <w:sz w:val="18"/>
                <w:szCs w:val="18"/>
              </w:rPr>
            </w:pPr>
          </w:p>
        </w:tc>
      </w:tr>
      <w:tr w:rsidR="005B2085" w:rsidRPr="0074345B" w14:paraId="561B7724" w14:textId="77777777" w:rsidTr="0074345B">
        <w:trPr>
          <w:trHeight w:val="1199"/>
          <w:ins w:id="74" w:author="Claudia Ximena Aldana Gutierrez" w:date="2021-10-25T10:58:00Z"/>
        </w:trPr>
        <w:tc>
          <w:tcPr>
            <w:tcW w:w="42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104E5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5" w:author="Claudia Ximena Aldana Gutierrez" w:date="2021-10-25T10:58:00Z"/>
                <w:rFonts w:cs="Arial"/>
                <w:sz w:val="18"/>
                <w:szCs w:val="18"/>
              </w:rPr>
            </w:pPr>
            <w:ins w:id="76" w:author="Claudia Ximena Aldana Gutierrez" w:date="2021-10-25T10:58:00Z"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 xml:space="preserve">3. 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Establecer si los </w:t>
              </w:r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>Beneficiarios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 del proyecto son los mismos establecidos inicialmente. (Ejemplo: Establezca el # total de personas que se beneficiaran, ubicación, priorizados).</w:t>
              </w:r>
            </w:ins>
          </w:p>
        </w:tc>
        <w:tc>
          <w:tcPr>
            <w:tcW w:w="12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59943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7" w:author="Claudia Ximena Aldana Gutierrez" w:date="2021-10-25T10:58:00Z"/>
                <w:rFonts w:cs="Arial"/>
                <w:sz w:val="18"/>
                <w:szCs w:val="18"/>
              </w:rPr>
            </w:pPr>
          </w:p>
        </w:tc>
        <w:tc>
          <w:tcPr>
            <w:tcW w:w="9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5718A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8" w:author="Claudia Ximena Aldana Gutierrez" w:date="2021-10-25T10:58:00Z"/>
                <w:rFonts w:cs="Arial"/>
                <w:sz w:val="18"/>
                <w:szCs w:val="18"/>
              </w:rPr>
            </w:pPr>
          </w:p>
        </w:tc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CDDC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217893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79" w:author="Claudia Ximena Aldana Gutierrez" w:date="2021-10-25T10:58:00Z"/>
                <w:rFonts w:cs="Arial"/>
                <w:sz w:val="18"/>
                <w:szCs w:val="18"/>
              </w:rPr>
            </w:pPr>
          </w:p>
        </w:tc>
      </w:tr>
      <w:tr w:rsidR="005B2085" w:rsidRPr="0074345B" w14:paraId="6B0FD3E9" w14:textId="77777777" w:rsidTr="0074345B">
        <w:trPr>
          <w:trHeight w:val="1242"/>
          <w:ins w:id="80" w:author="Claudia Ximena Aldana Gutierrez" w:date="2021-10-25T10:58:00Z"/>
        </w:trPr>
        <w:tc>
          <w:tcPr>
            <w:tcW w:w="426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694D0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81" w:author="Claudia Ximena Aldana Gutierrez" w:date="2021-10-25T10:58:00Z"/>
                <w:rFonts w:cs="Arial"/>
                <w:sz w:val="18"/>
                <w:szCs w:val="18"/>
              </w:rPr>
            </w:pPr>
            <w:ins w:id="82" w:author="Claudia Ximena Aldana Gutierrez" w:date="2021-10-25T10:58:00Z"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 xml:space="preserve">4. 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 xml:space="preserve">Verificar los </w:t>
              </w:r>
              <w:r w:rsidRPr="0074345B">
                <w:rPr>
                  <w:rFonts w:eastAsia="Times New Roman" w:cs="Arial"/>
                  <w:b/>
                  <w:bCs/>
                  <w:sz w:val="18"/>
                  <w:szCs w:val="18"/>
                </w:rPr>
                <w:t xml:space="preserve">tiempos de ejecución </w:t>
              </w:r>
              <w:r w:rsidRPr="0074345B">
                <w:rPr>
                  <w:rFonts w:eastAsia="Times New Roman" w:cs="Arial"/>
                  <w:sz w:val="18"/>
                  <w:szCs w:val="18"/>
                </w:rPr>
                <w:t>establecidos al inicio (Ejemplo: Establezca el tiempo será: meses, años y cada cuánto se realizará seguimiento a los avances, ver cronograma del proyecto.)</w:t>
              </w:r>
            </w:ins>
          </w:p>
        </w:tc>
        <w:tc>
          <w:tcPr>
            <w:tcW w:w="12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77EF9D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83" w:author="Claudia Ximena Aldana Gutierrez" w:date="2021-10-25T10:58:00Z"/>
                <w:rFonts w:cs="Arial"/>
                <w:sz w:val="18"/>
                <w:szCs w:val="18"/>
              </w:rPr>
            </w:pPr>
          </w:p>
        </w:tc>
        <w:commentRangeEnd w:id="54"/>
        <w:tc>
          <w:tcPr>
            <w:tcW w:w="9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04435" w14:textId="77777777" w:rsidR="0074345B" w:rsidRPr="0074345B" w:rsidRDefault="00EE05E5" w:rsidP="0074345B">
            <w:pPr>
              <w:pStyle w:val="Prrafodelista"/>
              <w:spacing w:line="276" w:lineRule="auto"/>
              <w:ind w:left="360"/>
              <w:rPr>
                <w:ins w:id="84" w:author="Claudia Ximena Aldana Gutierrez" w:date="2021-10-25T10:58:00Z"/>
                <w:rFonts w:cs="Arial"/>
                <w:sz w:val="18"/>
                <w:szCs w:val="18"/>
              </w:rPr>
            </w:pPr>
            <w:r>
              <w:rPr>
                <w:rStyle w:val="Refdecomentario"/>
              </w:rPr>
              <w:commentReference w:id="54"/>
            </w:r>
          </w:p>
        </w:tc>
        <w:tc>
          <w:tcPr>
            <w:tcW w:w="16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EFE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B58DDA" w14:textId="77777777" w:rsidR="0074345B" w:rsidRPr="0074345B" w:rsidRDefault="0074345B" w:rsidP="0074345B">
            <w:pPr>
              <w:pStyle w:val="Prrafodelista"/>
              <w:spacing w:line="276" w:lineRule="auto"/>
              <w:ind w:left="360"/>
              <w:rPr>
                <w:ins w:id="85" w:author="Claudia Ximena Aldana Gutierrez" w:date="2021-10-25T10:58:00Z"/>
                <w:rFonts w:cs="Arial"/>
                <w:sz w:val="18"/>
                <w:szCs w:val="18"/>
              </w:rPr>
            </w:pPr>
          </w:p>
        </w:tc>
      </w:tr>
    </w:tbl>
    <w:p w14:paraId="3F4DA3F7" w14:textId="77777777" w:rsidR="00B9008C" w:rsidRDefault="00B9008C" w:rsidP="00B9008C">
      <w:pPr>
        <w:pStyle w:val="Prrafodelista"/>
        <w:spacing w:line="276" w:lineRule="auto"/>
        <w:ind w:left="360"/>
        <w:rPr>
          <w:rFonts w:ascii="Arial" w:eastAsia="Times New Roman" w:hAnsi="Arial" w:cs="Arial"/>
          <w:sz w:val="18"/>
          <w:szCs w:val="18"/>
          <w:lang w:eastAsia="es-MX"/>
        </w:rPr>
      </w:pPr>
    </w:p>
    <w:p w14:paraId="4EFE8A05" w14:textId="744AE99A" w:rsidR="00B9008C" w:rsidRDefault="00B9008C" w:rsidP="00B9008C">
      <w:r>
        <w:t xml:space="preserve">Paso 6. En este paso el veedor puede registrar que información considera pertinente y </w:t>
      </w:r>
      <w:del w:id="86" w:author="Claudia Ximena Aldana Gutierrez" w:date="2021-10-25T11:32:00Z">
        <w:r w:rsidDel="00A453B5">
          <w:delText>cual</w:delText>
        </w:r>
      </w:del>
      <w:ins w:id="87" w:author="Claudia Ximena Aldana Gutierrez" w:date="2021-10-25T11:32:00Z">
        <w:r w:rsidR="00A453B5">
          <w:t>cuál</w:t>
        </w:r>
      </w:ins>
      <w:r>
        <w:t xml:space="preserve"> será la fuente donde puede acceder a esta. </w:t>
      </w:r>
    </w:p>
    <w:p w14:paraId="2DB5804F" w14:textId="129E6C35" w:rsidR="00B9008C" w:rsidRDefault="00B9008C" w:rsidP="00B9008C">
      <w:commentRangeStart w:id="88"/>
      <w:commentRangeStart w:id="89"/>
      <w:r w:rsidRPr="00B9008C">
        <w:rPr>
          <w:noProof/>
          <w:lang w:eastAsia="es-CO"/>
        </w:rPr>
        <w:drawing>
          <wp:inline distT="0" distB="0" distL="0" distR="0" wp14:anchorId="7F9F9CDB" wp14:editId="7E56F1A7">
            <wp:extent cx="6762750" cy="311078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69954" cy="31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8"/>
      <w:commentRangeEnd w:id="89"/>
      <w:r w:rsidR="00EE05E5">
        <w:rPr>
          <w:rStyle w:val="Refdecomentario"/>
          <w:rFonts w:ascii="Garamond" w:eastAsia="Garamond" w:hAnsi="Garamond" w:cs="Garamond"/>
          <w:lang w:eastAsia="es-CO"/>
        </w:rPr>
        <w:commentReference w:id="88"/>
      </w:r>
      <w:r w:rsidR="00EE05E5">
        <w:rPr>
          <w:rStyle w:val="Refdecomentario"/>
          <w:rFonts w:ascii="Garamond" w:eastAsia="Garamond" w:hAnsi="Garamond" w:cs="Garamond"/>
          <w:lang w:eastAsia="es-CO"/>
        </w:rPr>
        <w:commentReference w:id="89"/>
      </w:r>
    </w:p>
    <w:p w14:paraId="4FCF3531" w14:textId="1D5BF787" w:rsidR="00B9008C" w:rsidRDefault="00B9008C" w:rsidP="00B9008C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11. Paso 6</w:t>
      </w:r>
    </w:p>
    <w:p w14:paraId="32D15C61" w14:textId="58FB15D0" w:rsidR="00B9008C" w:rsidRDefault="00B9008C" w:rsidP="00B9008C">
      <w:r>
        <w:lastRenderedPageBreak/>
        <w:t xml:space="preserve">Paso 7. En este paso el </w:t>
      </w:r>
      <w:r w:rsidR="0034641E">
        <w:t>sistema descarga en archivo Excel, una plantilla con la información precargada de pasaos anteriores para crear el informe, y el veedor puede con base en esta planilla, complementar y actualizar la información para tener un informe final de control.</w:t>
      </w:r>
    </w:p>
    <w:p w14:paraId="62A9EFDD" w14:textId="4B575DFA" w:rsidR="00B9008C" w:rsidRDefault="00B9008C" w:rsidP="0034641E">
      <w:pPr>
        <w:jc w:val="center"/>
      </w:pPr>
      <w:commentRangeStart w:id="90"/>
      <w:r w:rsidRPr="00B9008C">
        <w:rPr>
          <w:noProof/>
          <w:lang w:eastAsia="es-CO"/>
        </w:rPr>
        <w:drawing>
          <wp:inline distT="0" distB="0" distL="0" distR="0" wp14:anchorId="297B872D" wp14:editId="70A066AE">
            <wp:extent cx="3838346" cy="3271755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347" cy="32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0"/>
      <w:r w:rsidR="00D05FB3">
        <w:rPr>
          <w:rStyle w:val="Refdecomentario"/>
          <w:rFonts w:ascii="Garamond" w:eastAsia="Garamond" w:hAnsi="Garamond" w:cs="Garamond"/>
          <w:lang w:eastAsia="es-CO"/>
        </w:rPr>
        <w:commentReference w:id="90"/>
      </w:r>
    </w:p>
    <w:p w14:paraId="549C1AD6" w14:textId="06974702" w:rsidR="0034641E" w:rsidRDefault="0034641E" w:rsidP="0034641E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12. Paso 7</w:t>
      </w:r>
    </w:p>
    <w:p w14:paraId="71BD2558" w14:textId="2D3FF9E9" w:rsidR="0034641E" w:rsidRDefault="00122831" w:rsidP="00122831">
      <w:r>
        <w:t xml:space="preserve">Paso 8. En este paso el veedor puede registrar los seguimientos que le ha realizado al informe de veeduría creado en el paso anterior. Y tener el histórico de </w:t>
      </w:r>
      <w:r w:rsidR="00404D23">
        <w:t>todos los seguimientos</w:t>
      </w:r>
      <w:r>
        <w:t xml:space="preserve"> realizados.</w:t>
      </w:r>
    </w:p>
    <w:p w14:paraId="3F59F452" w14:textId="0EA2A1D1" w:rsidR="00122831" w:rsidRDefault="00122831" w:rsidP="00122831"/>
    <w:p w14:paraId="102688EC" w14:textId="582E95E4" w:rsidR="00122831" w:rsidRDefault="00122831" w:rsidP="00122831">
      <w:commentRangeStart w:id="91"/>
      <w:r w:rsidRPr="00122831">
        <w:rPr>
          <w:noProof/>
          <w:lang w:eastAsia="es-CO"/>
        </w:rPr>
        <w:drawing>
          <wp:inline distT="0" distB="0" distL="0" distR="0" wp14:anchorId="0E3941D8" wp14:editId="0A402F0D">
            <wp:extent cx="6332220" cy="278320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1"/>
      <w:r w:rsidR="00D05FB3">
        <w:rPr>
          <w:rStyle w:val="Refdecomentario"/>
          <w:rFonts w:ascii="Garamond" w:eastAsia="Garamond" w:hAnsi="Garamond" w:cs="Garamond"/>
          <w:lang w:eastAsia="es-CO"/>
        </w:rPr>
        <w:commentReference w:id="91"/>
      </w:r>
    </w:p>
    <w:p w14:paraId="1A767DD6" w14:textId="3CCB48F9" w:rsidR="00122831" w:rsidRDefault="00122831" w:rsidP="00122831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13. Paso 8</w:t>
      </w:r>
    </w:p>
    <w:p w14:paraId="720DB169" w14:textId="2F9FC6D6" w:rsidR="00122831" w:rsidRDefault="00404D23" w:rsidP="00122831">
      <w:r>
        <w:t>Paso 9. En este paso, el veedor puede registrar todos los medios que ha usado para comunicar y divulgar el ejercicio de control social a la comunidad. Al igual que en el paso anterior, el sistema mostrará el histórico de todas las divulgaciones anteriores.</w:t>
      </w:r>
    </w:p>
    <w:p w14:paraId="48806847" w14:textId="356619E0" w:rsidR="00404D23" w:rsidRDefault="00404D23" w:rsidP="00122831">
      <w:commentRangeStart w:id="92"/>
      <w:commentRangeStart w:id="93"/>
      <w:commentRangeStart w:id="94"/>
      <w:commentRangeStart w:id="95"/>
      <w:r w:rsidRPr="00404D23">
        <w:rPr>
          <w:noProof/>
          <w:lang w:eastAsia="es-CO"/>
        </w:rPr>
        <w:lastRenderedPageBreak/>
        <w:drawing>
          <wp:inline distT="0" distB="0" distL="0" distR="0" wp14:anchorId="16AF9EDA" wp14:editId="6A9B8B54">
            <wp:extent cx="6332220" cy="278447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2"/>
      <w:commentRangeEnd w:id="93"/>
      <w:commentRangeEnd w:id="94"/>
      <w:r w:rsidR="00C703D0">
        <w:rPr>
          <w:rStyle w:val="Refdecomentario"/>
          <w:rFonts w:ascii="Garamond" w:eastAsia="Garamond" w:hAnsi="Garamond" w:cs="Garamond"/>
          <w:lang w:eastAsia="es-CO"/>
        </w:rPr>
        <w:commentReference w:id="92"/>
      </w:r>
      <w:r w:rsidR="00C703D0">
        <w:rPr>
          <w:rStyle w:val="Refdecomentario"/>
          <w:rFonts w:ascii="Garamond" w:eastAsia="Garamond" w:hAnsi="Garamond" w:cs="Garamond"/>
          <w:lang w:eastAsia="es-CO"/>
        </w:rPr>
        <w:commentReference w:id="93"/>
      </w:r>
      <w:r w:rsidR="00C703D0">
        <w:rPr>
          <w:rStyle w:val="Refdecomentario"/>
          <w:rFonts w:ascii="Garamond" w:eastAsia="Garamond" w:hAnsi="Garamond" w:cs="Garamond"/>
          <w:lang w:eastAsia="es-CO"/>
        </w:rPr>
        <w:commentReference w:id="94"/>
      </w:r>
      <w:commentRangeEnd w:id="95"/>
      <w:r w:rsidR="00C703D0">
        <w:rPr>
          <w:rStyle w:val="Refdecomentario"/>
          <w:rFonts w:ascii="Garamond" w:eastAsia="Garamond" w:hAnsi="Garamond" w:cs="Garamond"/>
          <w:lang w:eastAsia="es-CO"/>
        </w:rPr>
        <w:commentReference w:id="95"/>
      </w:r>
    </w:p>
    <w:p w14:paraId="21307446" w14:textId="329A7FAF" w:rsidR="00404D23" w:rsidRDefault="00404D23" w:rsidP="00404D23">
      <w:pPr>
        <w:pStyle w:val="Prrafodelista"/>
        <w:spacing w:line="276" w:lineRule="auto"/>
        <w:ind w:left="360"/>
        <w:jc w:val="center"/>
        <w:rPr>
          <w:ins w:id="96" w:author="Claudia Ximena Aldana Gutierrez" w:date="2021-10-25T12:04:00Z"/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14. Paso 9</w:t>
      </w:r>
    </w:p>
    <w:p w14:paraId="6C213CEE" w14:textId="77777777" w:rsidR="00F37410" w:rsidRDefault="00F37410" w:rsidP="00404D23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</w:p>
    <w:p w14:paraId="334FD107" w14:textId="77777777" w:rsidR="00640765" w:rsidRDefault="00640765" w:rsidP="006B156F">
      <w:pPr>
        <w:rPr>
          <w:rFonts w:cs="Arial"/>
          <w:b/>
        </w:rPr>
      </w:pPr>
    </w:p>
    <w:p w14:paraId="471033BB" w14:textId="153BD465" w:rsidR="006B156F" w:rsidRDefault="006B156F" w:rsidP="006B156F">
      <w:pPr>
        <w:rPr>
          <w:rFonts w:cs="Arial"/>
          <w:b/>
        </w:rPr>
      </w:pPr>
      <w:r w:rsidRPr="001D631C">
        <w:rPr>
          <w:rFonts w:cs="Arial"/>
          <w:b/>
        </w:rPr>
        <w:t>3.</w:t>
      </w:r>
      <w:r>
        <w:rPr>
          <w:rFonts w:cs="Arial"/>
          <w:b/>
        </w:rPr>
        <w:t>3</w:t>
      </w:r>
      <w:r w:rsidRPr="001D631C">
        <w:rPr>
          <w:rFonts w:cs="Arial"/>
          <w:b/>
        </w:rPr>
        <w:t xml:space="preserve"> </w:t>
      </w:r>
      <w:commentRangeStart w:id="97"/>
      <w:r w:rsidR="000F205D">
        <w:rPr>
          <w:rFonts w:cs="Arial"/>
          <w:b/>
        </w:rPr>
        <w:t>Seleccionar p</w:t>
      </w:r>
      <w:r>
        <w:rPr>
          <w:rFonts w:cs="Arial"/>
          <w:b/>
        </w:rPr>
        <w:t>royectos</w:t>
      </w:r>
      <w:commentRangeEnd w:id="97"/>
      <w:r w:rsidR="007A2103">
        <w:rPr>
          <w:rStyle w:val="Refdecomentario"/>
          <w:rFonts w:ascii="Garamond" w:eastAsia="Garamond" w:hAnsi="Garamond" w:cs="Garamond"/>
          <w:lang w:eastAsia="es-CO"/>
        </w:rPr>
        <w:commentReference w:id="97"/>
      </w:r>
    </w:p>
    <w:p w14:paraId="36E9F6CD" w14:textId="53D28A77" w:rsidR="006B156F" w:rsidRDefault="006B156F" w:rsidP="000410E8">
      <w:r w:rsidRPr="006B156F">
        <w:t xml:space="preserve">En esta sección el </w:t>
      </w:r>
      <w:r w:rsidR="00F46DC6">
        <w:t xml:space="preserve">veedor puede consultar </w:t>
      </w:r>
      <w:r w:rsidRPr="006B156F">
        <w:t xml:space="preserve">los </w:t>
      </w:r>
      <w:r w:rsidR="007C4C23" w:rsidRPr="006B156F">
        <w:t>proyectos que</w:t>
      </w:r>
      <w:r w:rsidRPr="006B156F">
        <w:t xml:space="preserve"> están en l</w:t>
      </w:r>
      <w:r w:rsidR="008606C3">
        <w:t xml:space="preserve">a plataforma, </w:t>
      </w:r>
      <w:r w:rsidR="009B3171">
        <w:t>estos proyectos pueden ser los que las entidades responsables han suministrado o bien los que se han ingresado directamente por parte del perfil Responsa</w:t>
      </w:r>
      <w:r w:rsidR="000410E8">
        <w:t>b</w:t>
      </w:r>
      <w:r w:rsidR="009B3171">
        <w:t xml:space="preserve">le proyectos. </w:t>
      </w:r>
      <w:r w:rsidR="00F46DC6">
        <w:t xml:space="preserve"> </w:t>
      </w:r>
    </w:p>
    <w:p w14:paraId="4F16D4F7" w14:textId="0CBBD27B" w:rsidR="00F46DC6" w:rsidRDefault="00F46DC6" w:rsidP="000410E8">
      <w:r>
        <w:t xml:space="preserve">En esta sección el veedor puede hacer uso del botón Herramienta de búsqueda que le permitirá ubicar </w:t>
      </w:r>
      <w:proofErr w:type="spellStart"/>
      <w:r>
        <w:t>mas</w:t>
      </w:r>
      <w:proofErr w:type="spellEnd"/>
      <w:r>
        <w:t xml:space="preserve"> rápido un proyecto. </w:t>
      </w:r>
    </w:p>
    <w:p w14:paraId="62450F3A" w14:textId="2F370AD8" w:rsidR="009E6BB7" w:rsidRPr="006B156F" w:rsidRDefault="00F46DC6" w:rsidP="000410E8">
      <w:r w:rsidRPr="00F46DC6">
        <w:rPr>
          <w:noProof/>
          <w:lang w:eastAsia="es-CO"/>
        </w:rPr>
        <w:drawing>
          <wp:inline distT="0" distB="0" distL="0" distR="0" wp14:anchorId="6DA7DB5B" wp14:editId="4829B180">
            <wp:extent cx="6332220" cy="325818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085D" w14:textId="33E1EDB5" w:rsidR="00F46DC6" w:rsidRDefault="00F46DC6" w:rsidP="00F46DC6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15. Consultar proyecto</w:t>
      </w:r>
    </w:p>
    <w:p w14:paraId="7D690FE4" w14:textId="22DF48F6" w:rsidR="00F46DC6" w:rsidRDefault="00F46DC6" w:rsidP="00F46DC6">
      <w:pPr>
        <w:pStyle w:val="Prrafodelista"/>
        <w:spacing w:line="276" w:lineRule="auto"/>
        <w:ind w:left="360"/>
        <w:rPr>
          <w:rFonts w:ascii="Arial" w:eastAsia="Times New Roman" w:hAnsi="Arial" w:cs="Arial"/>
          <w:sz w:val="18"/>
          <w:szCs w:val="18"/>
          <w:lang w:eastAsia="es-MX"/>
        </w:rPr>
      </w:pPr>
    </w:p>
    <w:p w14:paraId="6AFEB7CB" w14:textId="32C1F197" w:rsidR="00F46DC6" w:rsidRDefault="00F46DC6" w:rsidP="00F46DC6">
      <w:pPr>
        <w:pStyle w:val="Prrafodelista"/>
        <w:spacing w:line="276" w:lineRule="auto"/>
        <w:ind w:left="360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 xml:space="preserve">Cuando el veedor tenga ubicado </w:t>
      </w:r>
      <w:r w:rsidR="007D0C56">
        <w:rPr>
          <w:rFonts w:ascii="Arial" w:eastAsia="Times New Roman" w:hAnsi="Arial" w:cs="Arial"/>
          <w:sz w:val="18"/>
          <w:szCs w:val="18"/>
          <w:lang w:eastAsia="es-MX"/>
        </w:rPr>
        <w:t>el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</w:t>
      </w:r>
      <w:r w:rsidR="007D0C56">
        <w:rPr>
          <w:rFonts w:ascii="Arial" w:eastAsia="Times New Roman" w:hAnsi="Arial" w:cs="Arial"/>
          <w:sz w:val="18"/>
          <w:szCs w:val="18"/>
          <w:lang w:eastAsia="es-MX"/>
        </w:rPr>
        <w:t>proyecto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de su </w:t>
      </w:r>
      <w:r w:rsidR="007D0C56">
        <w:rPr>
          <w:rFonts w:ascii="Arial" w:eastAsia="Times New Roman" w:hAnsi="Arial" w:cs="Arial"/>
          <w:sz w:val="18"/>
          <w:szCs w:val="18"/>
          <w:lang w:eastAsia="es-MX"/>
        </w:rPr>
        <w:t>interés,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puede dar </w:t>
      </w:r>
      <w:r w:rsidR="007D0C56">
        <w:rPr>
          <w:rFonts w:ascii="Arial" w:eastAsia="Times New Roman" w:hAnsi="Arial" w:cs="Arial"/>
          <w:sz w:val="18"/>
          <w:szCs w:val="18"/>
          <w:lang w:eastAsia="es-MX"/>
        </w:rPr>
        <w:t>clic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en el enlace Ver, donde el sistema le mostrará la ficha del </w:t>
      </w:r>
      <w:r w:rsidR="007D0C56">
        <w:rPr>
          <w:rFonts w:ascii="Arial" w:eastAsia="Times New Roman" w:hAnsi="Arial" w:cs="Arial"/>
          <w:sz w:val="18"/>
          <w:szCs w:val="18"/>
          <w:lang w:eastAsia="es-MX"/>
        </w:rPr>
        <w:t>proyecto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y el veedor si desea hacerle seguimiento lo </w:t>
      </w:r>
      <w:r w:rsidR="007D0C56">
        <w:rPr>
          <w:rFonts w:ascii="Arial" w:eastAsia="Times New Roman" w:hAnsi="Arial" w:cs="Arial"/>
          <w:sz w:val="18"/>
          <w:szCs w:val="18"/>
          <w:lang w:eastAsia="es-MX"/>
        </w:rPr>
        <w:t>seleccionara, oprimiendo el botón inferior de color naranja.</w:t>
      </w:r>
    </w:p>
    <w:p w14:paraId="555DEAD9" w14:textId="5F1E60F3" w:rsidR="007D0C56" w:rsidRDefault="007D0C56" w:rsidP="00F46DC6">
      <w:pPr>
        <w:pStyle w:val="Prrafodelista"/>
        <w:spacing w:line="276" w:lineRule="auto"/>
        <w:ind w:left="360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lastRenderedPageBreak/>
        <w:t>Al hacer esta selección dicho proyecto, ya aparecerá en la bandeja de proyectos seleccionados del veedor.</w:t>
      </w:r>
    </w:p>
    <w:p w14:paraId="639FAEE4" w14:textId="3BB22553" w:rsidR="001B597D" w:rsidRDefault="00F46DC6" w:rsidP="00826436">
      <w:r w:rsidRPr="00F46DC6">
        <w:rPr>
          <w:noProof/>
          <w:lang w:eastAsia="es-CO"/>
        </w:rPr>
        <w:drawing>
          <wp:inline distT="0" distB="0" distL="0" distR="0" wp14:anchorId="3C4EBC31" wp14:editId="22A49FF9">
            <wp:extent cx="6332220" cy="339598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AD3" w14:textId="3642C5A0" w:rsidR="002A7E2A" w:rsidRPr="00A71FBA" w:rsidRDefault="002A7E2A" w:rsidP="002A7E2A">
      <w:pPr>
        <w:pStyle w:val="Prrafodelista"/>
        <w:spacing w:line="276" w:lineRule="auto"/>
        <w:ind w:left="360"/>
        <w:jc w:val="center"/>
        <w:rPr>
          <w:rFonts w:ascii="Arial" w:eastAsia="Times New Roman" w:hAnsi="Arial" w:cs="Arial"/>
          <w:sz w:val="18"/>
          <w:szCs w:val="18"/>
          <w:lang w:eastAsia="es-MX"/>
        </w:rPr>
      </w:pPr>
      <w:r>
        <w:rPr>
          <w:rFonts w:ascii="Arial" w:eastAsia="Times New Roman" w:hAnsi="Arial" w:cs="Arial"/>
          <w:sz w:val="18"/>
          <w:szCs w:val="18"/>
          <w:lang w:eastAsia="es-MX"/>
        </w:rPr>
        <w:t>Imagen 1</w:t>
      </w:r>
      <w:r w:rsidR="00F46DC6">
        <w:rPr>
          <w:rFonts w:ascii="Arial" w:eastAsia="Times New Roman" w:hAnsi="Arial" w:cs="Arial"/>
          <w:sz w:val="18"/>
          <w:szCs w:val="18"/>
          <w:lang w:eastAsia="es-MX"/>
        </w:rPr>
        <w:t>6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. </w:t>
      </w:r>
      <w:r w:rsidR="00202187">
        <w:rPr>
          <w:rFonts w:ascii="Arial" w:eastAsia="Times New Roman" w:hAnsi="Arial" w:cs="Arial"/>
          <w:sz w:val="18"/>
          <w:szCs w:val="18"/>
          <w:lang w:eastAsia="es-MX"/>
        </w:rPr>
        <w:t>Sección</w:t>
      </w:r>
      <w:r>
        <w:rPr>
          <w:rFonts w:ascii="Arial" w:eastAsia="Times New Roman" w:hAnsi="Arial" w:cs="Arial"/>
          <w:sz w:val="18"/>
          <w:szCs w:val="18"/>
          <w:lang w:eastAsia="es-MX"/>
        </w:rPr>
        <w:t xml:space="preserve"> Proyectos</w:t>
      </w:r>
    </w:p>
    <w:p w14:paraId="502850F3" w14:textId="77777777" w:rsidR="002A7E2A" w:rsidRDefault="002A7E2A" w:rsidP="002A7E2A">
      <w:pPr>
        <w:jc w:val="center"/>
      </w:pPr>
    </w:p>
    <w:p w14:paraId="4E2B054E" w14:textId="77777777" w:rsidR="006155AE" w:rsidRDefault="006155AE" w:rsidP="000F41B5">
      <w:pPr>
        <w:rPr>
          <w:rFonts w:cs="Arial"/>
          <w:b/>
        </w:rPr>
      </w:pPr>
    </w:p>
    <w:p w14:paraId="39633ABE" w14:textId="729AF65B" w:rsidR="00B850DE" w:rsidRDefault="00B850DE" w:rsidP="001313DC"/>
    <w:p w14:paraId="3BEE9670" w14:textId="1819EDF2" w:rsidR="003D76FB" w:rsidRDefault="003D76FB" w:rsidP="003D76FB">
      <w:pPr>
        <w:rPr>
          <w:rFonts w:cs="Arial"/>
          <w:b/>
        </w:rPr>
      </w:pPr>
      <w:r w:rsidRPr="001D631C">
        <w:rPr>
          <w:rFonts w:cs="Arial"/>
          <w:b/>
        </w:rPr>
        <w:t>3.</w:t>
      </w:r>
      <w:r>
        <w:rPr>
          <w:rFonts w:cs="Arial"/>
          <w:b/>
        </w:rPr>
        <w:t>5</w:t>
      </w:r>
      <w:r w:rsidRPr="001D631C">
        <w:rPr>
          <w:rFonts w:cs="Arial"/>
          <w:b/>
        </w:rPr>
        <w:t xml:space="preserve"> </w:t>
      </w:r>
      <w:r>
        <w:rPr>
          <w:rFonts w:cs="Arial"/>
          <w:b/>
        </w:rPr>
        <w:t xml:space="preserve">Avance </w:t>
      </w:r>
      <w:r w:rsidR="007301DF">
        <w:rPr>
          <w:rFonts w:cs="Arial"/>
          <w:b/>
        </w:rPr>
        <w:t>D</w:t>
      </w:r>
      <w:r>
        <w:rPr>
          <w:rFonts w:cs="Arial"/>
          <w:b/>
        </w:rPr>
        <w:t>esarrollo lógica de negocio</w:t>
      </w:r>
    </w:p>
    <w:p w14:paraId="5453B415" w14:textId="63AFE930" w:rsidR="00826436" w:rsidRDefault="003D76FB" w:rsidP="00826436">
      <w:r>
        <w:t xml:space="preserve">A continuación, se presentan las imágenes de la estructura implementada para el desarrollo, se pude ver la jerarquía de la solución, la carpeta </w:t>
      </w:r>
      <w:proofErr w:type="spellStart"/>
      <w:r>
        <w:t>Controllers</w:t>
      </w:r>
      <w:proofErr w:type="spellEnd"/>
      <w:r>
        <w:t xml:space="preserve"> y la Carpeta </w:t>
      </w:r>
      <w:proofErr w:type="spellStart"/>
      <w:r>
        <w:t>Views</w:t>
      </w:r>
      <w:proofErr w:type="spellEnd"/>
    </w:p>
    <w:p w14:paraId="294DA4D4" w14:textId="70EB063F" w:rsidR="003D76FB" w:rsidRDefault="003D76FB" w:rsidP="003D76FB">
      <w:pPr>
        <w:jc w:val="center"/>
      </w:pPr>
      <w:r w:rsidRPr="003D76FB">
        <w:rPr>
          <w:noProof/>
          <w:lang w:eastAsia="es-CO"/>
        </w:rPr>
        <w:drawing>
          <wp:inline distT="0" distB="0" distL="0" distR="0" wp14:anchorId="62E1ACB9" wp14:editId="7AAEC5C9">
            <wp:extent cx="3003550" cy="2913338"/>
            <wp:effectExtent l="0" t="0" r="635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436" cy="29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A563" w14:textId="1770960E" w:rsidR="003D76FB" w:rsidRDefault="003D76FB" w:rsidP="003D76FB">
      <w:pPr>
        <w:pStyle w:val="Prrafodelista"/>
        <w:spacing w:line="276" w:lineRule="auto"/>
        <w:ind w:left="360"/>
        <w:jc w:val="center"/>
      </w:pPr>
      <w:r>
        <w:rPr>
          <w:rFonts w:ascii="Arial" w:eastAsia="Times New Roman" w:hAnsi="Arial" w:cs="Arial"/>
          <w:sz w:val="18"/>
          <w:szCs w:val="18"/>
          <w:lang w:eastAsia="es-MX"/>
        </w:rPr>
        <w:t>Imagen 26. Imagen Estructura solución</w:t>
      </w:r>
    </w:p>
    <w:p w14:paraId="632CE128" w14:textId="50DB99FE" w:rsidR="003D76FB" w:rsidRDefault="003D76FB" w:rsidP="008F6828">
      <w:pPr>
        <w:jc w:val="center"/>
      </w:pPr>
      <w:r w:rsidRPr="003D76FB">
        <w:rPr>
          <w:noProof/>
          <w:lang w:eastAsia="es-CO"/>
        </w:rPr>
        <w:lastRenderedPageBreak/>
        <w:drawing>
          <wp:inline distT="0" distB="0" distL="0" distR="0" wp14:anchorId="1AEA8E8B" wp14:editId="336B3547">
            <wp:extent cx="2836340" cy="2168524"/>
            <wp:effectExtent l="0" t="0" r="254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8548" cy="21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828" w:rsidRPr="003D76FB">
        <w:rPr>
          <w:noProof/>
          <w:lang w:eastAsia="es-CO"/>
        </w:rPr>
        <w:drawing>
          <wp:inline distT="0" distB="0" distL="0" distR="0" wp14:anchorId="171EC967" wp14:editId="44AE1A3E">
            <wp:extent cx="2168209" cy="2129790"/>
            <wp:effectExtent l="0" t="0" r="381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9264" cy="215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BEEC" w14:textId="363F1CD0" w:rsidR="008F6828" w:rsidRDefault="008F6828" w:rsidP="008F6828">
      <w:pPr>
        <w:pStyle w:val="Prrafodelista"/>
        <w:spacing w:line="276" w:lineRule="auto"/>
        <w:ind w:left="360"/>
        <w:jc w:val="center"/>
      </w:pPr>
      <w:r>
        <w:rPr>
          <w:rFonts w:ascii="Arial" w:eastAsia="Times New Roman" w:hAnsi="Arial" w:cs="Arial"/>
          <w:sz w:val="18"/>
          <w:szCs w:val="18"/>
          <w:lang w:eastAsia="es-MX"/>
        </w:rPr>
        <w:t>Imagen 27. Imagen Controlador y Vistas</w:t>
      </w:r>
    </w:p>
    <w:p w14:paraId="13AF96DE" w14:textId="77777777" w:rsidR="008F6828" w:rsidRDefault="008F6828" w:rsidP="008F6828">
      <w:pPr>
        <w:jc w:val="center"/>
      </w:pPr>
    </w:p>
    <w:p w14:paraId="18B0566F" w14:textId="11B577D3" w:rsidR="007301DF" w:rsidRDefault="007301DF" w:rsidP="007301DF">
      <w:pPr>
        <w:rPr>
          <w:rFonts w:cs="Arial"/>
          <w:b/>
        </w:rPr>
      </w:pPr>
      <w:r w:rsidRPr="001D631C">
        <w:rPr>
          <w:rFonts w:cs="Arial"/>
          <w:b/>
        </w:rPr>
        <w:t>3.</w:t>
      </w:r>
      <w:r>
        <w:rPr>
          <w:rFonts w:cs="Arial"/>
          <w:b/>
        </w:rPr>
        <w:t>6</w:t>
      </w:r>
      <w:r w:rsidRPr="001D631C">
        <w:rPr>
          <w:rFonts w:cs="Arial"/>
          <w:b/>
        </w:rPr>
        <w:t xml:space="preserve"> </w:t>
      </w:r>
      <w:r>
        <w:rPr>
          <w:rFonts w:cs="Arial"/>
          <w:b/>
        </w:rPr>
        <w:t>Avance Diccionario de datos</w:t>
      </w:r>
    </w:p>
    <w:p w14:paraId="5E336840" w14:textId="3C50ACBE" w:rsidR="003D76FB" w:rsidRDefault="007302E8" w:rsidP="00826436">
      <w:r>
        <w:t xml:space="preserve">El avance del diccionario de datos, contiene la </w:t>
      </w:r>
      <w:r w:rsidR="007C4C23">
        <w:t>información</w:t>
      </w:r>
      <w:r>
        <w:t xml:space="preserve"> de la estructura del dato que identifica SQL, </w:t>
      </w:r>
      <w:r w:rsidR="00677357">
        <w:t>C</w:t>
      </w:r>
      <w:r>
        <w:t>uando se tenga la versión final, se abordara cada campo con una descripción del mismo y su alcance. Por esta entrega de avance, se presenta la estructura principal y necesaria para su identificación</w:t>
      </w:r>
      <w:commentRangeStart w:id="98"/>
      <w:r>
        <w:t>. Se anexa a este informe AvanceDiccionario_</w:t>
      </w:r>
      <w:r w:rsidR="00B25DD6">
        <w:t>1510</w:t>
      </w:r>
      <w:r>
        <w:t>2021.xlsx</w:t>
      </w:r>
      <w:commentRangeEnd w:id="98"/>
      <w:r w:rsidR="00DD6326">
        <w:rPr>
          <w:rStyle w:val="Refdecomentario"/>
          <w:rFonts w:ascii="Garamond" w:eastAsia="Garamond" w:hAnsi="Garamond" w:cs="Garamond"/>
          <w:lang w:eastAsia="es-CO"/>
        </w:rPr>
        <w:commentReference w:id="98"/>
      </w:r>
    </w:p>
    <w:p w14:paraId="2A59100A" w14:textId="77777777" w:rsidR="00CF468F" w:rsidRDefault="00CF468F" w:rsidP="00826436"/>
    <w:p w14:paraId="17C8962F" w14:textId="23C943D9" w:rsidR="00912D9E" w:rsidRPr="00827FB7" w:rsidRDefault="000869D6" w:rsidP="00912D9E">
      <w:pPr>
        <w:pStyle w:val="Default"/>
        <w:spacing w:line="360" w:lineRule="auto"/>
        <w:ind w:left="360"/>
        <w:jc w:val="both"/>
        <w:rPr>
          <w:rFonts w:ascii="Arial" w:hAnsi="Arial" w:cs="Arial"/>
          <w:sz w:val="22"/>
          <w:szCs w:val="22"/>
        </w:rPr>
      </w:pPr>
      <w:r>
        <w:rPr>
          <w:rFonts w:ascii="Arial" w:eastAsia="Gill Sans" w:hAnsi="Arial" w:cs="Arial"/>
          <w:b/>
          <w:color w:val="244061" w:themeColor="accent1" w:themeShade="80"/>
        </w:rPr>
        <w:t>2</w:t>
      </w:r>
      <w:r w:rsidR="00912D9E" w:rsidRPr="004B0E32">
        <w:rPr>
          <w:rFonts w:ascii="Arial" w:eastAsia="Gill Sans" w:hAnsi="Arial" w:cs="Arial"/>
          <w:b/>
          <w:color w:val="244061" w:themeColor="accent1" w:themeShade="80"/>
        </w:rPr>
        <w:t>.</w:t>
      </w:r>
      <w:r w:rsidR="00912D9E">
        <w:rPr>
          <w:rFonts w:ascii="Arial" w:eastAsia="Gill Sans" w:hAnsi="Arial" w:cs="Arial"/>
          <w:b/>
          <w:color w:val="244061" w:themeColor="accent1" w:themeShade="80"/>
        </w:rPr>
        <w:t xml:space="preserve"> </w:t>
      </w:r>
      <w:r w:rsidR="00912D9E" w:rsidRPr="00912D9E">
        <w:rPr>
          <w:rFonts w:ascii="Arial" w:eastAsia="Gill Sans" w:hAnsi="Arial" w:cs="Arial"/>
          <w:b/>
          <w:color w:val="244061" w:themeColor="accent1" w:themeShade="80"/>
        </w:rPr>
        <w:t>Resumen ejecutivo que incluya los principales resultados de la consultoría, máximo de una (1) página.</w:t>
      </w:r>
      <w:r w:rsidR="00912D9E" w:rsidRPr="00C03264">
        <w:rPr>
          <w:rFonts w:ascii="Arial" w:hAnsi="Arial" w:cs="Arial"/>
          <w:sz w:val="22"/>
          <w:szCs w:val="22"/>
        </w:rPr>
        <w:t xml:space="preserve"> </w:t>
      </w:r>
    </w:p>
    <w:p w14:paraId="51E9109F" w14:textId="6247EEB0" w:rsidR="005A4BD5" w:rsidRDefault="00912D9E" w:rsidP="00E631CA">
      <w:pPr>
        <w:spacing w:line="276" w:lineRule="auto"/>
      </w:pPr>
      <w:r w:rsidRPr="002C3360">
        <w:t xml:space="preserve">En este periodo se trabajó </w:t>
      </w:r>
      <w:r w:rsidR="005A4BD5">
        <w:t xml:space="preserve">en reuniones conjuntas </w:t>
      </w:r>
      <w:r w:rsidR="009F2171">
        <w:t xml:space="preserve">con los profesionales de la </w:t>
      </w:r>
      <w:r w:rsidR="009F2171" w:rsidRPr="009F2171">
        <w:t>Red Institucional de Apoyo a las Veedurías Ciudadanas</w:t>
      </w:r>
      <w:r w:rsidR="00C10F8E">
        <w:t>, para puntualizar el alcance de las guías y los 9 pasos para control social y plasmarlo en la herramienta de apoyo.</w:t>
      </w:r>
      <w:r w:rsidR="006155AE">
        <w:rPr>
          <w:color w:val="FF0000"/>
        </w:rPr>
        <w:t xml:space="preserve"> </w:t>
      </w:r>
    </w:p>
    <w:p w14:paraId="5AF865D3" w14:textId="78CCD553" w:rsidR="00C10F8E" w:rsidRDefault="00C10F8E" w:rsidP="00E631CA">
      <w:pPr>
        <w:spacing w:line="276" w:lineRule="auto"/>
      </w:pPr>
      <w:r>
        <w:t xml:space="preserve">Con base en </w:t>
      </w:r>
      <w:commentRangeStart w:id="99"/>
      <w:r>
        <w:t xml:space="preserve">estas reuniones </w:t>
      </w:r>
      <w:commentRangeEnd w:id="99"/>
      <w:r w:rsidR="00203E1A">
        <w:rPr>
          <w:rStyle w:val="Refdecomentario"/>
          <w:rFonts w:ascii="Garamond" w:eastAsia="Garamond" w:hAnsi="Garamond" w:cs="Garamond"/>
          <w:lang w:eastAsia="es-CO"/>
        </w:rPr>
        <w:commentReference w:id="99"/>
      </w:r>
      <w:r>
        <w:t>se levando el modelo de datos y relaciones entre proyecto y veedor , dado que un veedor puede vigilar muchos proyectos y se crearon las tablas que dan alcance a este modelo operativo, es decir que un veedor pueda vigilar muchos proyectos y que en cada uno de ellos se realicen los 9 pasos de control social.</w:t>
      </w:r>
    </w:p>
    <w:p w14:paraId="7F266241" w14:textId="4886F87A" w:rsidR="006155AE" w:rsidRDefault="00C10F8E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Se trabajó en el diseño del informe de veeduría, alimentándose de la información registrada previamente por el veedor.</w:t>
      </w:r>
    </w:p>
    <w:p w14:paraId="64B5D5D7" w14:textId="2B4D5CCC" w:rsidR="00C10F8E" w:rsidRDefault="00C10F8E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commentRangeStart w:id="100"/>
      <w:commentRangeStart w:id="101"/>
      <w:r>
        <w:rPr>
          <w:color w:val="000000"/>
        </w:rPr>
        <w:t xml:space="preserve">En cuanto a la información de proyectos, se </w:t>
      </w:r>
      <w:r w:rsidR="00753978">
        <w:rPr>
          <w:color w:val="000000"/>
        </w:rPr>
        <w:t>participó</w:t>
      </w:r>
      <w:r>
        <w:rPr>
          <w:color w:val="000000"/>
        </w:rPr>
        <w:t xml:space="preserve"> en reuniones con SIRCAP, SIIPO , las cuales nos informaron que no cuentan con la información por proyectos que la herramienta requiere, ya que SIRCAP, tiene son informes de rendición de cuentas en </w:t>
      </w:r>
      <w:proofErr w:type="spellStart"/>
      <w:r>
        <w:rPr>
          <w:color w:val="000000"/>
        </w:rPr>
        <w:t>pdf</w:t>
      </w:r>
      <w:proofErr w:type="spellEnd"/>
      <w:r>
        <w:rPr>
          <w:color w:val="000000"/>
        </w:rPr>
        <w:t>, SIIPO tiene información agrupada y no desagregada por proyecto.</w:t>
      </w:r>
      <w:commentRangeEnd w:id="100"/>
      <w:r w:rsidR="00D62F67">
        <w:rPr>
          <w:rStyle w:val="Refdecomentario"/>
          <w:rFonts w:ascii="Garamond" w:eastAsia="Garamond" w:hAnsi="Garamond" w:cs="Garamond"/>
          <w:lang w:eastAsia="es-CO"/>
        </w:rPr>
        <w:commentReference w:id="100"/>
      </w:r>
      <w:commentRangeEnd w:id="101"/>
      <w:r w:rsidR="006B0FE2">
        <w:rPr>
          <w:rStyle w:val="Refdecomentario"/>
          <w:rFonts w:ascii="Garamond" w:eastAsia="Garamond" w:hAnsi="Garamond" w:cs="Garamond"/>
          <w:lang w:eastAsia="es-CO"/>
        </w:rPr>
        <w:commentReference w:id="101"/>
      </w:r>
    </w:p>
    <w:p w14:paraId="351AEF1E" w14:textId="47571924" w:rsidR="00C10F8E" w:rsidRDefault="00753978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>S</w:t>
      </w:r>
      <w:r w:rsidR="00C10F8E">
        <w:rPr>
          <w:color w:val="000000"/>
        </w:rPr>
        <w:t>e trabajó en los oficios para las alcaldías, para solicitud de información.</w:t>
      </w:r>
      <w:r>
        <w:rPr>
          <w:color w:val="000000"/>
        </w:rPr>
        <w:t xml:space="preserve"> Y correos para veedores como invitación para realizar pruebas a la herramienta.</w:t>
      </w:r>
    </w:p>
    <w:p w14:paraId="15773B74" w14:textId="14E9867D" w:rsidR="00753978" w:rsidRDefault="00753978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t xml:space="preserve">En el tema de servidor, se participó en varias reuniones don la RIAV, y el personal técnico de estas instituciones, evaluando la posibilidad de administración y buscando estrategias. </w:t>
      </w:r>
    </w:p>
    <w:p w14:paraId="7426AD46" w14:textId="793254C5" w:rsidR="002C3360" w:rsidRDefault="002C3360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noProof/>
          <w:color w:val="000000"/>
          <w:lang w:eastAsia="es-CO"/>
        </w:rPr>
        <w:drawing>
          <wp:anchor distT="0" distB="0" distL="114300" distR="114300" simplePos="0" relativeHeight="251664384" behindDoc="0" locked="0" layoutInCell="1" allowOverlap="1" wp14:anchorId="0FB79FC8" wp14:editId="2A86C8BF">
            <wp:simplePos x="0" y="0"/>
            <wp:positionH relativeFrom="column">
              <wp:posOffset>66040</wp:posOffset>
            </wp:positionH>
            <wp:positionV relativeFrom="paragraph">
              <wp:posOffset>134620</wp:posOffset>
            </wp:positionV>
            <wp:extent cx="1397000" cy="84328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maRubyCaldero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FC574" w14:textId="5C27AD5B" w:rsidR="002C3360" w:rsidRDefault="002C3360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</w:p>
    <w:p w14:paraId="1F4D1D19" w14:textId="2044380A" w:rsidR="00C95825" w:rsidRDefault="00C95825" w:rsidP="00D3396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</w:rPr>
      </w:pPr>
      <w:r>
        <w:rPr>
          <w:color w:val="000000"/>
        </w:rPr>
        <w:lastRenderedPageBreak/>
        <w:t>-------------------------------------</w:t>
      </w:r>
    </w:p>
    <w:p w14:paraId="6C6212C8" w14:textId="1AEB0C2B" w:rsidR="00C95825" w:rsidRDefault="00C9582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Firma del consultor</w:t>
      </w:r>
    </w:p>
    <w:p w14:paraId="3C34636A" w14:textId="4DC1E0E8" w:rsidR="00C02516" w:rsidRPr="00C02516" w:rsidRDefault="002C3360" w:rsidP="0031644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  <w:color w:val="000000"/>
          <w:sz w:val="24"/>
          <w:lang w:eastAsia="es-CO"/>
        </w:rPr>
      </w:pPr>
      <w:r>
        <w:rPr>
          <w:color w:val="000000"/>
        </w:rPr>
        <w:t>RUBY AURORA CALDERON CASTELLANOS</w:t>
      </w:r>
    </w:p>
    <w:sectPr w:rsidR="00C02516" w:rsidRPr="00C02516" w:rsidSect="00B53369">
      <w:type w:val="continuous"/>
      <w:pgSz w:w="12240" w:h="15840"/>
      <w:pgMar w:top="1134" w:right="1134" w:bottom="1134" w:left="1134" w:header="0" w:footer="136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Elsa Quiñones" w:date="2021-10-22T15:18:00Z" w:initials="EQ">
    <w:p w14:paraId="2E3F09E6" w14:textId="48AC5795" w:rsidR="00CD6D8D" w:rsidRDefault="00CD6D8D">
      <w:pPr>
        <w:pStyle w:val="Textocomentario"/>
      </w:pPr>
      <w:r>
        <w:rPr>
          <w:rStyle w:val="Refdecomentario"/>
        </w:rPr>
        <w:annotationRef/>
      </w:r>
      <w:r w:rsidR="00D456AA">
        <w:t xml:space="preserve">Para interoperar la herramienta debe garantizar </w:t>
      </w:r>
      <w:proofErr w:type="gramStart"/>
      <w:r>
        <w:t>un  servicio</w:t>
      </w:r>
      <w:proofErr w:type="gramEnd"/>
      <w:r>
        <w:t xml:space="preserve"> </w:t>
      </w:r>
      <w:r w:rsidR="00D456AA">
        <w:t>web que permita consumir información de la base de datos y mostrarlo</w:t>
      </w:r>
    </w:p>
  </w:comment>
  <w:comment w:id="2" w:author="Elsa Quiñones" w:date="2021-10-22T15:19:00Z" w:initials="EQ">
    <w:p w14:paraId="5B696DD1" w14:textId="121C4B52" w:rsidR="00CD6D8D" w:rsidRDefault="00CD6D8D">
      <w:pPr>
        <w:pStyle w:val="Textocomentario"/>
      </w:pPr>
      <w:r>
        <w:rPr>
          <w:rStyle w:val="Refdecomentario"/>
        </w:rPr>
        <w:annotationRef/>
      </w:r>
    </w:p>
  </w:comment>
  <w:comment w:id="5" w:author="Elsa Quiñones" w:date="2021-10-22T18:11:00Z" w:initials="EQ">
    <w:p w14:paraId="29BB194B" w14:textId="77777777" w:rsidR="00CD6D8D" w:rsidRDefault="00CD6D8D">
      <w:pPr>
        <w:pStyle w:val="Textocomentario"/>
      </w:pPr>
      <w:r>
        <w:rPr>
          <w:rStyle w:val="Refdecomentario"/>
        </w:rPr>
        <w:annotationRef/>
      </w:r>
      <w:r>
        <w:t xml:space="preserve">De acuerdo con el plan de </w:t>
      </w:r>
      <w:proofErr w:type="spellStart"/>
      <w:r>
        <w:t>tabajo</w:t>
      </w:r>
      <w:proofErr w:type="spellEnd"/>
      <w:r>
        <w:t xml:space="preserve"> debían cumplirse estas actividades:</w:t>
      </w:r>
    </w:p>
    <w:tbl>
      <w:tblPr>
        <w:tblStyle w:val="Tablaconcuadrcula"/>
        <w:tblOverlap w:val="never"/>
        <w:tblW w:w="10379" w:type="dxa"/>
        <w:tblLook w:val="04A0" w:firstRow="1" w:lastRow="0" w:firstColumn="1" w:lastColumn="0" w:noHBand="0" w:noVBand="1"/>
      </w:tblPr>
      <w:tblGrid>
        <w:gridCol w:w="10379"/>
      </w:tblGrid>
      <w:tr w:rsidR="00CD6D8D" w:rsidRPr="00BB4AE8" w14:paraId="1A416870" w14:textId="77777777" w:rsidTr="00CD6D8D">
        <w:trPr>
          <w:trHeight w:val="490"/>
        </w:trPr>
        <w:tc>
          <w:tcPr>
            <w:tcW w:w="3422" w:type="dxa"/>
            <w:hideMark/>
          </w:tcPr>
          <w:p w14:paraId="3A6D9D89" w14:textId="77777777" w:rsidR="00CD6D8D" w:rsidRPr="00BB4AE8" w:rsidRDefault="00CD6D8D" w:rsidP="009A7869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Modelo base de datos con tablas de la caja de herramientas y control social</w:t>
            </w:r>
          </w:p>
        </w:tc>
      </w:tr>
      <w:tr w:rsidR="00CD6D8D" w:rsidRPr="00BB4AE8" w14:paraId="57506E87" w14:textId="77777777" w:rsidTr="00CD6D8D">
        <w:trPr>
          <w:trHeight w:val="720"/>
        </w:trPr>
        <w:tc>
          <w:tcPr>
            <w:tcW w:w="3422" w:type="dxa"/>
            <w:hideMark/>
          </w:tcPr>
          <w:p w14:paraId="5A505818" w14:textId="77777777" w:rsidR="00CD6D8D" w:rsidRPr="00BB4AE8" w:rsidRDefault="00CD6D8D" w:rsidP="009A7869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Vistas y controladores que permitan el registro del Control Social</w:t>
            </w:r>
          </w:p>
        </w:tc>
      </w:tr>
      <w:tr w:rsidR="00CD6D8D" w:rsidRPr="00BB4AE8" w14:paraId="62E8B65B" w14:textId="77777777" w:rsidTr="00CD6D8D">
        <w:trPr>
          <w:trHeight w:val="720"/>
        </w:trPr>
        <w:tc>
          <w:tcPr>
            <w:tcW w:w="3422" w:type="dxa"/>
            <w:hideMark/>
          </w:tcPr>
          <w:p w14:paraId="43AD1AC4" w14:textId="77777777" w:rsidR="00CD6D8D" w:rsidRPr="00BB4AE8" w:rsidRDefault="00CD6D8D" w:rsidP="009A7869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Controladores que permitan notificaciones del Control Social</w:t>
            </w:r>
          </w:p>
        </w:tc>
      </w:tr>
      <w:tr w:rsidR="00CD6D8D" w:rsidRPr="00BB4AE8" w14:paraId="24876D01" w14:textId="77777777" w:rsidTr="00CD6D8D">
        <w:trPr>
          <w:trHeight w:val="720"/>
        </w:trPr>
        <w:tc>
          <w:tcPr>
            <w:tcW w:w="3422" w:type="dxa"/>
            <w:hideMark/>
          </w:tcPr>
          <w:p w14:paraId="14A8A325" w14:textId="77777777" w:rsidR="00CD6D8D" w:rsidRPr="00BB4AE8" w:rsidRDefault="00CD6D8D" w:rsidP="009A7869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Vistas y controladores que permitan publicar informes de seguimiento de veedurías</w:t>
            </w:r>
          </w:p>
        </w:tc>
      </w:tr>
      <w:tr w:rsidR="00CD6D8D" w:rsidRPr="00BB4AE8" w14:paraId="54D86865" w14:textId="77777777" w:rsidTr="00CD6D8D">
        <w:trPr>
          <w:trHeight w:val="240"/>
        </w:trPr>
        <w:tc>
          <w:tcPr>
            <w:tcW w:w="3422" w:type="dxa"/>
            <w:hideMark/>
          </w:tcPr>
          <w:p w14:paraId="7A6D796E" w14:textId="77777777" w:rsidR="00CD6D8D" w:rsidRPr="00BB4AE8" w:rsidRDefault="00CD6D8D" w:rsidP="009A7869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Pruebas retroalimentación con el personal encargado</w:t>
            </w:r>
          </w:p>
        </w:tc>
      </w:tr>
      <w:tr w:rsidR="00CD6D8D" w:rsidRPr="00BB4AE8" w14:paraId="197EC363" w14:textId="77777777" w:rsidTr="00CD6D8D">
        <w:trPr>
          <w:trHeight w:val="720"/>
        </w:trPr>
        <w:tc>
          <w:tcPr>
            <w:tcW w:w="3422" w:type="dxa"/>
            <w:hideMark/>
          </w:tcPr>
          <w:p w14:paraId="0D29D937" w14:textId="77777777" w:rsidR="00CD6D8D" w:rsidRPr="00BB4AE8" w:rsidRDefault="00CD6D8D" w:rsidP="009A7869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 xml:space="preserve">Piloto de avance de la caja de herramientas y acceso a los módulos e información ( pasos de control social por parte de las </w:t>
            </w:r>
            <w:proofErr w:type="spellStart"/>
            <w:r w:rsidRPr="00BB4AE8">
              <w:rPr>
                <w:rFonts w:asciiTheme="majorHAnsi" w:hAnsiTheme="majorHAnsi"/>
                <w:sz w:val="18"/>
                <w:szCs w:val="18"/>
              </w:rPr>
              <w:t>veedurias</w:t>
            </w:r>
            <w:proofErr w:type="spellEnd"/>
            <w:r w:rsidRPr="00BB4AE8">
              <w:rPr>
                <w:rFonts w:asciiTheme="majorHAnsi" w:hAnsiTheme="majorHAnsi"/>
                <w:sz w:val="18"/>
                <w:szCs w:val="18"/>
              </w:rPr>
              <w:t>)</w:t>
            </w:r>
          </w:p>
        </w:tc>
      </w:tr>
    </w:tbl>
    <w:p w14:paraId="247FFFE1" w14:textId="470F1C3D" w:rsidR="00CD6D8D" w:rsidRDefault="00CD6D8D">
      <w:pPr>
        <w:pStyle w:val="Textocomentario"/>
      </w:pPr>
    </w:p>
  </w:comment>
  <w:comment w:id="6" w:author="Elsa Quiñones" w:date="2021-10-22T18:12:00Z" w:initials="EQ">
    <w:p w14:paraId="619FD280" w14:textId="5AD60BFA" w:rsidR="00CD6D8D" w:rsidRDefault="00CD6D8D">
      <w:pPr>
        <w:pStyle w:val="Textocomentario"/>
      </w:pPr>
      <w:r>
        <w:rPr>
          <w:rStyle w:val="Refdecomentario"/>
        </w:rPr>
        <w:annotationRef/>
      </w:r>
      <w:r>
        <w:t xml:space="preserve">Solo se reporta en el </w:t>
      </w:r>
      <w:proofErr w:type="gramStart"/>
      <w:r>
        <w:t>objetivo  vistas</w:t>
      </w:r>
      <w:proofErr w:type="gramEnd"/>
      <w:r>
        <w:t xml:space="preserve"> (páginas), modelo de base de datos controladores. Falta pruebas de retroalimentación y pil</w:t>
      </w:r>
      <w:r w:rsidR="00FA2172">
        <w:t>oto con</w:t>
      </w:r>
      <w:r>
        <w:t xml:space="preserve"> avance de la caja de herramientas</w:t>
      </w:r>
    </w:p>
  </w:comment>
  <w:comment w:id="7" w:author="Elsa Quiñones" w:date="2021-10-22T15:08:00Z" w:initials="EQ">
    <w:p w14:paraId="47A902C9" w14:textId="40974EB3" w:rsidR="00CD6D8D" w:rsidRDefault="00CD6D8D">
      <w:pPr>
        <w:pStyle w:val="Textocomentario"/>
      </w:pPr>
      <w:r>
        <w:rPr>
          <w:rStyle w:val="Refdecomentario"/>
        </w:rPr>
        <w:annotationRef/>
      </w:r>
      <w:r w:rsidR="007737D5">
        <w:t xml:space="preserve">Se requieren matrices </w:t>
      </w:r>
      <w:r w:rsidR="00D456AA">
        <w:t>que aclaren roles de administradores y usuarios</w:t>
      </w:r>
    </w:p>
    <w:p w14:paraId="633C4E4A" w14:textId="77777777" w:rsidR="00CD6D8D" w:rsidRDefault="00CD6D8D">
      <w:pPr>
        <w:pStyle w:val="Textocomentario"/>
      </w:pPr>
    </w:p>
    <w:p w14:paraId="6CEA8670" w14:textId="39DCB5EE" w:rsidR="00CD6D8D" w:rsidRDefault="00CD6D8D">
      <w:pPr>
        <w:pStyle w:val="Textocomentario"/>
      </w:pPr>
    </w:p>
  </w:comment>
  <w:comment w:id="8" w:author="Elsa Quiñones" w:date="2021-10-22T18:14:00Z" w:initials="EQ">
    <w:p w14:paraId="0815E1AE" w14:textId="5AB8291A" w:rsidR="00CD6D8D" w:rsidRDefault="00CD6D8D">
      <w:pPr>
        <w:pStyle w:val="Textocomentario"/>
      </w:pPr>
      <w:r>
        <w:rPr>
          <w:rStyle w:val="Refdecomentario"/>
        </w:rPr>
        <w:annotationRef/>
      </w:r>
      <w:r>
        <w:t>Y el funcionamiento de los 9 pasos</w:t>
      </w:r>
    </w:p>
  </w:comment>
  <w:comment w:id="10" w:author="Elsa Quiñones" w:date="2021-10-22T15:09:00Z" w:initials="EQ">
    <w:p w14:paraId="7EF11A04" w14:textId="1BC8E1AB" w:rsidR="00CD6D8D" w:rsidRDefault="00CD6D8D">
      <w:pPr>
        <w:pStyle w:val="Textocomentario"/>
      </w:pPr>
      <w:r>
        <w:rPr>
          <w:rStyle w:val="Refdecomentario"/>
        </w:rPr>
        <w:annotationRef/>
      </w:r>
      <w:r w:rsidR="009D3726">
        <w:t xml:space="preserve">Informar </w:t>
      </w:r>
      <w:proofErr w:type="spellStart"/>
      <w:r w:rsidR="009D3726">
        <w:t>c</w:t>
      </w:r>
      <w:r>
        <w:t>omo</w:t>
      </w:r>
      <w:proofErr w:type="spellEnd"/>
      <w:r>
        <w:t xml:space="preserve"> se mueve </w:t>
      </w:r>
      <w:r w:rsidR="00FA2172">
        <w:t xml:space="preserve">la herramienta </w:t>
      </w:r>
      <w:r>
        <w:t>de un</w:t>
      </w:r>
      <w:r w:rsidR="00FA2172">
        <w:t xml:space="preserve"> </w:t>
      </w:r>
      <w:r>
        <w:t>sitio a otro</w:t>
      </w:r>
      <w:r w:rsidR="00FA2172">
        <w:t xml:space="preserve">. Esto va a quedar claro en </w:t>
      </w:r>
      <w:r>
        <w:t>los manuales de instalación, operación</w:t>
      </w:r>
    </w:p>
  </w:comment>
  <w:comment w:id="11" w:author="Elsa Quiñones" w:date="2021-10-22T15:09:00Z" w:initials="EQ">
    <w:p w14:paraId="19856E88" w14:textId="2EEE2376" w:rsidR="00CD6D8D" w:rsidRDefault="00CD6D8D">
      <w:pPr>
        <w:pStyle w:val="Textocomentario"/>
      </w:pPr>
      <w:r>
        <w:rPr>
          <w:rStyle w:val="Refdecomentario"/>
        </w:rPr>
        <w:annotationRef/>
      </w:r>
    </w:p>
  </w:comment>
  <w:comment w:id="12" w:author="Elsa Quiñones" w:date="2021-10-22T15:07:00Z" w:initials="EQ">
    <w:p w14:paraId="75E94A79" w14:textId="77777777" w:rsidR="00CD6D8D" w:rsidRDefault="00CD6D8D">
      <w:pPr>
        <w:pStyle w:val="Textocomentario"/>
      </w:pPr>
      <w:r>
        <w:rPr>
          <w:rStyle w:val="Refdecomentario"/>
        </w:rPr>
        <w:annotationRef/>
      </w:r>
      <w:proofErr w:type="gramStart"/>
      <w:r>
        <w:t xml:space="preserve">Como se administra la base de datos de usuario para </w:t>
      </w:r>
      <w:proofErr w:type="spellStart"/>
      <w:r>
        <w:t>reestrablecer</w:t>
      </w:r>
      <w:proofErr w:type="spellEnd"/>
      <w:r>
        <w:t xml:space="preserve"> contraseña?</w:t>
      </w:r>
      <w:proofErr w:type="gramEnd"/>
      <w:r>
        <w:t xml:space="preserve"> </w:t>
      </w:r>
      <w:proofErr w:type="gramStart"/>
      <w:r>
        <w:t>Que niveles de seguridad hay?</w:t>
      </w:r>
      <w:proofErr w:type="gramEnd"/>
      <w:r>
        <w:t xml:space="preserve"> </w:t>
      </w:r>
      <w:proofErr w:type="gramStart"/>
      <w:r>
        <w:t>Llega a su correo electrónico?</w:t>
      </w:r>
      <w:proofErr w:type="gramEnd"/>
    </w:p>
    <w:p w14:paraId="36931405" w14:textId="4AAD1424" w:rsidR="00CD6D8D" w:rsidRDefault="00CD6D8D">
      <w:pPr>
        <w:pStyle w:val="Textocomentario"/>
      </w:pPr>
      <w:r>
        <w:t>Niveles de seguridad</w:t>
      </w:r>
    </w:p>
  </w:comment>
  <w:comment w:id="13" w:author="Elsa Quiñones" w:date="2021-10-22T18:17:00Z" w:initials="EQ">
    <w:p w14:paraId="6818B4A9" w14:textId="54AADC99" w:rsidR="00CD6D8D" w:rsidRDefault="00CD6D8D">
      <w:pPr>
        <w:pStyle w:val="Textocomentario"/>
      </w:pPr>
      <w:r>
        <w:rPr>
          <w:rStyle w:val="Refdecomentario"/>
        </w:rPr>
        <w:annotationRef/>
      </w:r>
      <w:proofErr w:type="gramStart"/>
      <w:r>
        <w:t>Esta información es adicional a la del registro inicial</w:t>
      </w:r>
      <w:r w:rsidR="009D3726">
        <w:t>?</w:t>
      </w:r>
      <w:proofErr w:type="gramEnd"/>
    </w:p>
  </w:comment>
  <w:comment w:id="14" w:author="Elsa Quiñones" w:date="2021-10-22T18:17:00Z" w:initials="EQ">
    <w:p w14:paraId="47D50136" w14:textId="3D0255CA" w:rsidR="00CD6D8D" w:rsidRDefault="00CD6D8D">
      <w:pPr>
        <w:pStyle w:val="Textocomentario"/>
      </w:pPr>
      <w:r>
        <w:rPr>
          <w:rStyle w:val="Refdecomentario"/>
        </w:rPr>
        <w:annotationRef/>
      </w:r>
      <w:proofErr w:type="spellStart"/>
      <w:r>
        <w:t>Cuando</w:t>
      </w:r>
      <w:proofErr w:type="spellEnd"/>
      <w:r>
        <w:t xml:space="preserve"> y </w:t>
      </w:r>
      <w:proofErr w:type="gramStart"/>
      <w:r>
        <w:t>cómo  los</w:t>
      </w:r>
      <w:proofErr w:type="gramEnd"/>
      <w:r>
        <w:t xml:space="preserve"> </w:t>
      </w:r>
      <w:proofErr w:type="spellStart"/>
      <w:r>
        <w:t>seleccióna</w:t>
      </w:r>
      <w:proofErr w:type="spellEnd"/>
      <w:r>
        <w:t xml:space="preserve">? </w:t>
      </w:r>
      <w:proofErr w:type="gramStart"/>
      <w:r>
        <w:t>En qué momento dentro de la plataforma?</w:t>
      </w:r>
      <w:proofErr w:type="gramEnd"/>
      <w:r>
        <w:t xml:space="preserve"> </w:t>
      </w:r>
      <w:proofErr w:type="gramStart"/>
      <w:r>
        <w:t>En que parte del aplicativo?</w:t>
      </w:r>
      <w:proofErr w:type="gramEnd"/>
    </w:p>
  </w:comment>
  <w:comment w:id="15" w:author="Elsa Yanuba Quiñones" w:date="2021-10-25T16:41:00Z" w:initials="EYQ">
    <w:p w14:paraId="1C33318E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 xml:space="preserve">Antes de presentar el formulario de cada paso, debe especificarse su objetivo para darle introducción a lo que debe hacer el veedor, posterior a esto puede mostrarse un ejemplo que ilustre al veedor, sobre cómo debe quedar definido el objeto de vigilancia. </w:t>
      </w:r>
    </w:p>
    <w:p w14:paraId="7300D8D8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</w:p>
    <w:p w14:paraId="028BC285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Para la definición y especificación del objetivo de c</w:t>
      </w:r>
      <w:r>
        <w:rPr>
          <w:rFonts w:ascii="Arial" w:hAnsi="Arial" w:cs="Arial"/>
        </w:rPr>
        <w:t xml:space="preserve">ada paso por favor tomar la información </w:t>
      </w:r>
      <w:r w:rsidRPr="00DC49C3">
        <w:rPr>
          <w:rFonts w:ascii="Arial" w:hAnsi="Arial" w:cs="Arial"/>
        </w:rPr>
        <w:t>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>, al igual que el ejemplo.</w:t>
      </w:r>
      <w:r>
        <w:rPr>
          <w:rFonts w:ascii="Arial" w:hAnsi="Arial" w:cs="Arial"/>
        </w:rPr>
        <w:t xml:space="preserve"> Para esto p</w:t>
      </w:r>
      <w:r w:rsidRPr="00DC49C3">
        <w:rPr>
          <w:rFonts w:ascii="Arial" w:hAnsi="Arial" w:cs="Arial"/>
        </w:rPr>
        <w:t xml:space="preserve">odría segmentarse la cartilla del módulo y hacer el vínculo a la parte del módulo que corresponda.  </w:t>
      </w:r>
    </w:p>
    <w:p w14:paraId="46B21918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</w:p>
    <w:p w14:paraId="39799114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Este es el link al módulo de control social a la implementación del acuerdo de paz:: </w:t>
      </w:r>
      <w:hyperlink r:id="rId1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07BF7134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</w:p>
    <w:p w14:paraId="56668F90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Al momento de presentar los ítems que componen el paso (problema, territorio, población</w:t>
      </w:r>
      <w:r>
        <w:rPr>
          <w:rFonts w:ascii="Arial" w:hAnsi="Arial" w:cs="Arial"/>
        </w:rPr>
        <w:t>…</w:t>
      </w:r>
      <w:r w:rsidRPr="00DC49C3">
        <w:rPr>
          <w:rFonts w:ascii="Arial" w:hAnsi="Arial" w:cs="Arial"/>
        </w:rPr>
        <w:t>) debe especificarse en una ven</w:t>
      </w:r>
      <w:r>
        <w:rPr>
          <w:rFonts w:ascii="Arial" w:hAnsi="Arial" w:cs="Arial"/>
        </w:rPr>
        <w:t xml:space="preserve">tana emergente de que se trata cada uno a que se refiere. </w:t>
      </w:r>
    </w:p>
    <w:p w14:paraId="379E5F94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</w:p>
    <w:p w14:paraId="51C5898E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223AEFCB" w14:textId="77777777" w:rsidR="009D3726" w:rsidRPr="00DC49C3" w:rsidRDefault="009D3726" w:rsidP="009D3726">
      <w:pPr>
        <w:pStyle w:val="Textocomentario"/>
        <w:rPr>
          <w:rFonts w:ascii="Arial" w:hAnsi="Arial" w:cs="Arial"/>
        </w:rPr>
      </w:pPr>
    </w:p>
    <w:p w14:paraId="4A0E051A" w14:textId="77777777" w:rsidR="009D3726" w:rsidRDefault="009D3726" w:rsidP="009D3726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14D036C5" w14:textId="12D1CF54" w:rsidR="009D3726" w:rsidRDefault="009D3726">
      <w:pPr>
        <w:pStyle w:val="Textocomentario"/>
      </w:pPr>
    </w:p>
  </w:comment>
  <w:comment w:id="16" w:author="Elsa Yanuba Quiñones" w:date="2021-10-25T16:45:00Z" w:initials="EYQ">
    <w:p w14:paraId="50F3C047" w14:textId="77777777" w:rsidR="00331D1F" w:rsidRPr="00DC49C3" w:rsidRDefault="00331D1F" w:rsidP="00331D1F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 xml:space="preserve">Antes de los ítems que corresponden a este paso, incluir un menú desplegable con las siguientes opciones: </w:t>
      </w:r>
    </w:p>
    <w:p w14:paraId="32243FE2" w14:textId="77777777" w:rsidR="00331D1F" w:rsidRPr="00DC49C3" w:rsidRDefault="00331D1F" w:rsidP="00331D1F">
      <w:pPr>
        <w:pStyle w:val="Textocomentario"/>
        <w:numPr>
          <w:ilvl w:val="0"/>
          <w:numId w:val="48"/>
        </w:numPr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Convocatoria inicial para organizarse </w:t>
      </w:r>
    </w:p>
    <w:p w14:paraId="33B37DA5" w14:textId="77777777" w:rsidR="00331D1F" w:rsidRPr="00DC49C3" w:rsidRDefault="00331D1F" w:rsidP="00331D1F">
      <w:pPr>
        <w:pStyle w:val="Textocomentario"/>
        <w:numPr>
          <w:ilvl w:val="0"/>
          <w:numId w:val="48"/>
        </w:numPr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 Convocatoria para socializar avances </w:t>
      </w:r>
    </w:p>
    <w:p w14:paraId="07E7F3CB" w14:textId="77777777" w:rsidR="00331D1F" w:rsidRPr="00DC49C3" w:rsidRDefault="00331D1F" w:rsidP="00331D1F">
      <w:pPr>
        <w:pStyle w:val="Textocomentario"/>
        <w:numPr>
          <w:ilvl w:val="0"/>
          <w:numId w:val="48"/>
        </w:numPr>
        <w:rPr>
          <w:rFonts w:ascii="Arial" w:hAnsi="Arial" w:cs="Arial"/>
        </w:rPr>
      </w:pPr>
      <w:r w:rsidRPr="00DC49C3">
        <w:rPr>
          <w:rFonts w:ascii="Arial" w:hAnsi="Arial" w:cs="Arial"/>
        </w:rPr>
        <w:t>Convocatoria para divulgar los resultados y logros a la comunidad</w:t>
      </w:r>
    </w:p>
    <w:p w14:paraId="688065D8" w14:textId="77777777" w:rsidR="00331D1F" w:rsidRDefault="00331D1F" w:rsidP="00331D1F">
      <w:pPr>
        <w:pStyle w:val="Textocomentario"/>
      </w:pPr>
      <w:r w:rsidRPr="00DC49C3">
        <w:rPr>
          <w:rFonts w:ascii="Arial" w:hAnsi="Arial" w:cs="Arial"/>
        </w:rPr>
        <w:t>Esto con el fin de que el ciudadano defina cada momento cómo va hacer la convocatoria y la importancia de que existan diferentes momentos.</w:t>
      </w:r>
    </w:p>
    <w:p w14:paraId="1106005F" w14:textId="2E48FC47" w:rsidR="00331D1F" w:rsidRDefault="00331D1F">
      <w:pPr>
        <w:pStyle w:val="Textocomentario"/>
      </w:pPr>
    </w:p>
  </w:comment>
  <w:comment w:id="17" w:author="Elsa Yanuba Quiñones" w:date="2021-10-25T16:45:00Z" w:initials="EYQ">
    <w:p w14:paraId="7460B618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>Antes de presentar el formulario de cada paso, debe especificarse su objetivo para darle introducción a lo que debe hacer el veedor, posterior a esto puede mostrarse u</w:t>
      </w:r>
      <w:r>
        <w:rPr>
          <w:rFonts w:ascii="Arial" w:hAnsi="Arial" w:cs="Arial"/>
        </w:rPr>
        <w:t>n ejemplo que ilustre al veedor.</w:t>
      </w:r>
    </w:p>
    <w:p w14:paraId="3D36AFF4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</w:p>
    <w:p w14:paraId="7608F995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Para la definición y especificación del objetivo de </w:t>
      </w:r>
      <w:r>
        <w:rPr>
          <w:rFonts w:ascii="Arial" w:hAnsi="Arial" w:cs="Arial"/>
        </w:rPr>
        <w:t>cada paso por favor tomar la información</w:t>
      </w:r>
      <w:r w:rsidRPr="00DC49C3">
        <w:rPr>
          <w:rFonts w:ascii="Arial" w:hAnsi="Arial" w:cs="Arial"/>
        </w:rPr>
        <w:t xml:space="preserve">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Podría segmentarse la cartilla del módulo y hacer el vínculo a la parte del módulo que corresponda.  </w:t>
      </w:r>
    </w:p>
    <w:p w14:paraId="515BB014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</w:p>
    <w:p w14:paraId="457EDF49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2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2F48BC34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</w:p>
    <w:p w14:paraId="1468D1B6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1441FD26" w14:textId="77777777" w:rsidR="00EB2491" w:rsidRPr="00DC49C3" w:rsidRDefault="00EB2491" w:rsidP="00EB2491">
      <w:pPr>
        <w:pStyle w:val="Textocomentario"/>
        <w:rPr>
          <w:rFonts w:ascii="Arial" w:hAnsi="Arial" w:cs="Arial"/>
        </w:rPr>
      </w:pPr>
    </w:p>
    <w:p w14:paraId="42995FF7" w14:textId="77777777" w:rsidR="00EB2491" w:rsidRDefault="00EB2491" w:rsidP="00EB2491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772E4AC6" w14:textId="45F796C0" w:rsidR="00EB2491" w:rsidRDefault="00EB2491">
      <w:pPr>
        <w:pStyle w:val="Textocomentario"/>
      </w:pPr>
    </w:p>
  </w:comment>
  <w:comment w:id="36" w:author="Elsa Yanuba Quiñones" w:date="2021-10-25T16:45:00Z" w:initials="EYQ">
    <w:p w14:paraId="40D8EE73" w14:textId="64C16FF1" w:rsidR="00E16680" w:rsidRDefault="00E16680">
      <w:pPr>
        <w:pStyle w:val="Textocomentario"/>
      </w:pPr>
      <w:r>
        <w:rPr>
          <w:rStyle w:val="Refdecomentario"/>
        </w:rPr>
        <w:annotationRef/>
      </w:r>
      <w:r>
        <w:rPr>
          <w:rFonts w:ascii="Arial" w:hAnsi="Arial" w:cs="Arial"/>
        </w:rPr>
        <w:t xml:space="preserve">Hace falta incluir el paso #3 </w:t>
      </w:r>
      <w:r w:rsidRPr="00DC49C3">
        <w:rPr>
          <w:rFonts w:ascii="Arial" w:hAnsi="Arial" w:cs="Arial"/>
        </w:rPr>
        <w:t>y sus respectivos formulario</w:t>
      </w:r>
    </w:p>
  </w:comment>
  <w:comment w:id="37" w:author="Elsa Yanuba Quiñones" w:date="2021-10-25T17:35:00Z" w:initials="EYQ">
    <w:p w14:paraId="711B6BB9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>Antes de presentar el formulario de cada paso, debe especificarse su objetivo para darle introducción a lo que debe hacer el veedor, posterior a esto puede mostrarse u</w:t>
      </w:r>
      <w:r>
        <w:rPr>
          <w:rFonts w:ascii="Arial" w:hAnsi="Arial" w:cs="Arial"/>
        </w:rPr>
        <w:t>n ejemplo que ilustre al veedor.</w:t>
      </w:r>
    </w:p>
    <w:p w14:paraId="44009DA8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</w:p>
    <w:p w14:paraId="66ACFCD6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Para la definición y especificación del objetivo de </w:t>
      </w:r>
      <w:r>
        <w:rPr>
          <w:rFonts w:ascii="Arial" w:hAnsi="Arial" w:cs="Arial"/>
        </w:rPr>
        <w:t>cada paso por favor tomar la información</w:t>
      </w:r>
      <w:r w:rsidRPr="00DC49C3">
        <w:rPr>
          <w:rFonts w:ascii="Arial" w:hAnsi="Arial" w:cs="Arial"/>
        </w:rPr>
        <w:t xml:space="preserve">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Podría segmentarse la cartilla del módulo y hacer el vínculo a la parte del módulo que corresponda.  </w:t>
      </w:r>
    </w:p>
    <w:p w14:paraId="156C9089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</w:p>
    <w:p w14:paraId="00F195BD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3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4F0A2F74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</w:p>
    <w:p w14:paraId="54CB4D08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165713AF" w14:textId="77777777" w:rsidR="00AB39B3" w:rsidRPr="00DC49C3" w:rsidRDefault="00AB39B3" w:rsidP="00AB39B3">
      <w:pPr>
        <w:pStyle w:val="Textocomentario"/>
        <w:rPr>
          <w:rFonts w:ascii="Arial" w:hAnsi="Arial" w:cs="Arial"/>
        </w:rPr>
      </w:pPr>
    </w:p>
    <w:p w14:paraId="259AEA02" w14:textId="77777777" w:rsidR="00AB39B3" w:rsidRDefault="00AB39B3" w:rsidP="00AB39B3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742D9284" w14:textId="135AC306" w:rsidR="00AB39B3" w:rsidRDefault="00AB39B3">
      <w:pPr>
        <w:pStyle w:val="Textocomentario"/>
      </w:pPr>
    </w:p>
  </w:comment>
  <w:comment w:id="43" w:author="Elsa Yanuba Quiñones" w:date="2021-10-25T16:47:00Z" w:initials="EYQ">
    <w:p w14:paraId="450C3082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 xml:space="preserve">Antes de presentar el formulario de cada paso, debe especificarse su objetivo para darle introducción a lo que debe hacer el veedor, posterior a esto puede mostrarse un </w:t>
      </w:r>
      <w:r>
        <w:rPr>
          <w:rFonts w:ascii="Arial" w:hAnsi="Arial" w:cs="Arial"/>
        </w:rPr>
        <w:t xml:space="preserve">ejemplo que ilustre al veedor. </w:t>
      </w:r>
      <w:r w:rsidRPr="00DC49C3">
        <w:rPr>
          <w:rFonts w:ascii="Arial" w:hAnsi="Arial" w:cs="Arial"/>
        </w:rPr>
        <w:t xml:space="preserve"> </w:t>
      </w:r>
    </w:p>
    <w:p w14:paraId="7FADC2D0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4817B2BA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Para la definición y especificación del objetivo d</w:t>
      </w:r>
      <w:r>
        <w:rPr>
          <w:rFonts w:ascii="Arial" w:hAnsi="Arial" w:cs="Arial"/>
        </w:rPr>
        <w:t>e cada paso por favor tomar la información</w:t>
      </w:r>
      <w:r w:rsidRPr="00DC49C3">
        <w:rPr>
          <w:rFonts w:ascii="Arial" w:hAnsi="Arial" w:cs="Arial"/>
        </w:rPr>
        <w:t xml:space="preserve">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</w:t>
      </w:r>
      <w:r>
        <w:rPr>
          <w:rFonts w:ascii="Arial" w:hAnsi="Arial" w:cs="Arial"/>
        </w:rPr>
        <w:t>Para esto p</w:t>
      </w:r>
      <w:r w:rsidRPr="00DC49C3">
        <w:rPr>
          <w:rFonts w:ascii="Arial" w:hAnsi="Arial" w:cs="Arial"/>
        </w:rPr>
        <w:t xml:space="preserve">odría segmentarse la cartilla del módulo y hacer el vínculo a la parte del módulo que corresponda.  </w:t>
      </w:r>
    </w:p>
    <w:p w14:paraId="50306B80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6C98F6D9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4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4342CB82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74860A9F" w14:textId="77777777" w:rsidR="00EE05E5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55527224" w14:textId="77777777" w:rsidR="00EE05E5" w:rsidRDefault="00EE05E5" w:rsidP="00EE05E5">
      <w:pPr>
        <w:pStyle w:val="Textocomentario"/>
        <w:rPr>
          <w:rFonts w:ascii="Arial" w:hAnsi="Arial" w:cs="Arial"/>
        </w:rPr>
      </w:pPr>
    </w:p>
    <w:p w14:paraId="56F1BCFF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>
        <w:rPr>
          <w:rFonts w:ascii="Arial" w:hAnsi="Arial" w:cs="Arial"/>
        </w:rPr>
        <w:t>En una ventana emergente deben explicarse los ítems que componen el paso (¿qué hay que hacer?, ¿Quiénes son los responsables de la tarea?, ¿Con qué recursos?, ¿Cuándo hacerlo?)</w:t>
      </w:r>
    </w:p>
    <w:p w14:paraId="12EC6E63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13538716" w14:textId="77777777" w:rsidR="00EE05E5" w:rsidRDefault="00EE05E5" w:rsidP="00EE05E5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53E487E2" w14:textId="013DC890" w:rsidR="00EE05E5" w:rsidRDefault="00EE05E5">
      <w:pPr>
        <w:pStyle w:val="Textocomentario"/>
      </w:pPr>
    </w:p>
  </w:comment>
  <w:comment w:id="45" w:author="Elsa Yanuba Quiñones" w:date="2021-10-25T16:47:00Z" w:initials="EYQ">
    <w:p w14:paraId="008CE0B3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 xml:space="preserve">Antes de presentar el formulario de cada paso, debe especificarse su objetivo para darle introducción a lo que debe hacer el veedor, posterior a esto puede mostrarse un </w:t>
      </w:r>
      <w:r>
        <w:rPr>
          <w:rFonts w:ascii="Arial" w:hAnsi="Arial" w:cs="Arial"/>
        </w:rPr>
        <w:t xml:space="preserve">ejemplo que ilustre al veedor. </w:t>
      </w:r>
      <w:r w:rsidRPr="00DC49C3">
        <w:rPr>
          <w:rFonts w:ascii="Arial" w:hAnsi="Arial" w:cs="Arial"/>
        </w:rPr>
        <w:t xml:space="preserve"> </w:t>
      </w:r>
    </w:p>
    <w:p w14:paraId="3794DB44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64AC87EF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Para la definición y especificación del objetivo d</w:t>
      </w:r>
      <w:r>
        <w:rPr>
          <w:rFonts w:ascii="Arial" w:hAnsi="Arial" w:cs="Arial"/>
        </w:rPr>
        <w:t>e cada paso por favor tomar la información</w:t>
      </w:r>
      <w:r w:rsidRPr="00DC49C3">
        <w:rPr>
          <w:rFonts w:ascii="Arial" w:hAnsi="Arial" w:cs="Arial"/>
        </w:rPr>
        <w:t xml:space="preserve">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</w:t>
      </w:r>
      <w:r>
        <w:rPr>
          <w:rFonts w:ascii="Arial" w:hAnsi="Arial" w:cs="Arial"/>
        </w:rPr>
        <w:t>Para esto p</w:t>
      </w:r>
      <w:r w:rsidRPr="00DC49C3">
        <w:rPr>
          <w:rFonts w:ascii="Arial" w:hAnsi="Arial" w:cs="Arial"/>
        </w:rPr>
        <w:t xml:space="preserve">odría segmentarse la cartilla del módulo y hacer el vínculo a la parte del módulo que corresponda.  </w:t>
      </w:r>
    </w:p>
    <w:p w14:paraId="49E7C506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5B7E51EB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5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18197CF0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24DAD17D" w14:textId="77777777" w:rsidR="00EE05E5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79A37B21" w14:textId="77777777" w:rsidR="00EE05E5" w:rsidRDefault="00EE05E5" w:rsidP="00EE05E5">
      <w:pPr>
        <w:pStyle w:val="Textocomentario"/>
        <w:rPr>
          <w:rFonts w:ascii="Arial" w:hAnsi="Arial" w:cs="Arial"/>
        </w:rPr>
      </w:pPr>
    </w:p>
    <w:p w14:paraId="0FB78F36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>
        <w:rPr>
          <w:rFonts w:ascii="Arial" w:hAnsi="Arial" w:cs="Arial"/>
        </w:rPr>
        <w:t>En una ventana emergente deben explicarse los ítems que componen el paso (¿qué hay que hacer?, ¿Quiénes son los responsables de la tarea?, ¿Con qué recursos?, ¿Cuándo hacerlo?)</w:t>
      </w:r>
    </w:p>
    <w:p w14:paraId="0FFDC597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1591E376" w14:textId="77777777" w:rsidR="00EE05E5" w:rsidRDefault="00EE05E5" w:rsidP="00EE05E5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12FB565C" w14:textId="4F2CB4E7" w:rsidR="00EE05E5" w:rsidRDefault="00EE05E5">
      <w:pPr>
        <w:pStyle w:val="Textocomentario"/>
      </w:pPr>
    </w:p>
  </w:comment>
  <w:comment w:id="46" w:author="Elsa Yanuba Quiñones" w:date="2021-10-25T16:48:00Z" w:initials="EYQ">
    <w:p w14:paraId="51E1C21C" w14:textId="77777777" w:rsidR="00EE05E5" w:rsidRPr="00B175B6" w:rsidRDefault="00EE05E5" w:rsidP="00EE05E5">
      <w:pPr>
        <w:pStyle w:val="Textocomentario"/>
        <w:numPr>
          <w:ilvl w:val="0"/>
          <w:numId w:val="49"/>
        </w:numPr>
        <w:rPr>
          <w:rFonts w:ascii="Arial" w:hAnsi="Arial" w:cs="Arial"/>
        </w:rPr>
      </w:pPr>
      <w:r>
        <w:rPr>
          <w:rStyle w:val="Refdecomentario"/>
        </w:rPr>
        <w:annotationRef/>
      </w:r>
      <w:r w:rsidRPr="00B175B6">
        <w:rPr>
          <w:rFonts w:ascii="Arial" w:hAnsi="Arial" w:cs="Arial"/>
        </w:rPr>
        <w:t xml:space="preserve">Hace falta un ejemplo práctico para que la persona puede llevarse una idea de que información debe obtener en cada uno </w:t>
      </w:r>
      <w:r>
        <w:rPr>
          <w:rFonts w:ascii="Arial" w:hAnsi="Arial" w:cs="Arial"/>
        </w:rPr>
        <w:t xml:space="preserve">de los niveles de la cadena de valor </w:t>
      </w:r>
    </w:p>
    <w:p w14:paraId="5CE08D0D" w14:textId="77777777" w:rsidR="00EE05E5" w:rsidRPr="00B175B6" w:rsidRDefault="00EE05E5" w:rsidP="00EE05E5">
      <w:pPr>
        <w:pStyle w:val="Textocomentario"/>
        <w:rPr>
          <w:rFonts w:ascii="Arial" w:hAnsi="Arial" w:cs="Arial"/>
        </w:rPr>
      </w:pPr>
      <w:r w:rsidRPr="00B175B6">
        <w:rPr>
          <w:rStyle w:val="Refdecomentario"/>
          <w:rFonts w:ascii="Arial" w:hAnsi="Arial" w:cs="Arial"/>
        </w:rPr>
        <w:annotationRef/>
      </w:r>
    </w:p>
    <w:p w14:paraId="2D90269B" w14:textId="77777777" w:rsidR="00EE05E5" w:rsidRDefault="00EE05E5" w:rsidP="00EE05E5">
      <w:pPr>
        <w:pStyle w:val="Textocomentario"/>
        <w:numPr>
          <w:ilvl w:val="0"/>
          <w:numId w:val="49"/>
        </w:numPr>
        <w:rPr>
          <w:rFonts w:ascii="Arial" w:hAnsi="Arial" w:cs="Arial"/>
        </w:rPr>
      </w:pPr>
      <w:r w:rsidRPr="00B175B6">
        <w:rPr>
          <w:rFonts w:ascii="Arial" w:hAnsi="Arial" w:cs="Arial"/>
        </w:rPr>
        <w:t xml:space="preserve">Deben incorporarse varias opciones para que el ciudadano construya indicadores </w:t>
      </w:r>
      <w:r>
        <w:rPr>
          <w:rFonts w:ascii="Arial" w:hAnsi="Arial" w:cs="Arial"/>
        </w:rPr>
        <w:t>en cada uno de los niveles</w:t>
      </w:r>
    </w:p>
    <w:p w14:paraId="0E25DDF4" w14:textId="77777777" w:rsidR="00EE05E5" w:rsidRDefault="00EE05E5" w:rsidP="00EE05E5">
      <w:pPr>
        <w:pStyle w:val="Prrafodelista"/>
        <w:rPr>
          <w:rFonts w:ascii="Arial" w:hAnsi="Arial" w:cs="Arial"/>
        </w:rPr>
      </w:pPr>
    </w:p>
    <w:p w14:paraId="5DC0A4B8" w14:textId="77777777" w:rsidR="00EE05E5" w:rsidRPr="00B175B6" w:rsidRDefault="00EE05E5" w:rsidP="00EE05E5">
      <w:pPr>
        <w:pStyle w:val="Textocomentario"/>
        <w:rPr>
          <w:rFonts w:ascii="Arial" w:hAnsi="Arial" w:cs="Arial"/>
        </w:rPr>
      </w:pPr>
    </w:p>
    <w:p w14:paraId="427C00D5" w14:textId="77777777" w:rsidR="00EE05E5" w:rsidRDefault="00EE05E5" w:rsidP="00EE05E5">
      <w:pPr>
        <w:pStyle w:val="Textocomentario"/>
        <w:numPr>
          <w:ilvl w:val="0"/>
          <w:numId w:val="49"/>
        </w:numPr>
        <w:rPr>
          <w:rFonts w:ascii="Arial" w:hAnsi="Arial" w:cs="Arial"/>
        </w:rPr>
      </w:pPr>
      <w:r w:rsidRPr="00B175B6">
        <w:rPr>
          <w:rFonts w:ascii="Arial" w:hAnsi="Arial" w:cs="Arial"/>
        </w:rPr>
        <w:t xml:space="preserve">Cada ítem debe tener un mensaje emergente que le diga al ciudadano de que se trata cada nivel de la cadena </w:t>
      </w:r>
    </w:p>
    <w:p w14:paraId="2A38CAFD" w14:textId="77777777" w:rsidR="00EE05E5" w:rsidRPr="00B175B6" w:rsidRDefault="00EE05E5" w:rsidP="00EE05E5">
      <w:pPr>
        <w:pStyle w:val="Textocomentario"/>
        <w:rPr>
          <w:rFonts w:ascii="Arial" w:hAnsi="Arial" w:cs="Arial"/>
        </w:rPr>
      </w:pPr>
    </w:p>
    <w:p w14:paraId="5FD01D0E" w14:textId="77777777" w:rsidR="00EE05E5" w:rsidRDefault="00EE05E5" w:rsidP="00EE05E5">
      <w:pPr>
        <w:pStyle w:val="Textocomentario"/>
        <w:numPr>
          <w:ilvl w:val="0"/>
          <w:numId w:val="49"/>
        </w:numPr>
      </w:pPr>
      <w:r w:rsidRPr="00B175B6">
        <w:rPr>
          <w:rFonts w:ascii="Arial" w:hAnsi="Arial" w:cs="Arial"/>
        </w:rPr>
        <w:t xml:space="preserve"> Puede abrirse un campo adicional que permita una retro alimentación cualitativa por </w:t>
      </w:r>
      <w:r>
        <w:rPr>
          <w:rFonts w:ascii="Arial" w:hAnsi="Arial" w:cs="Arial"/>
        </w:rPr>
        <w:t xml:space="preserve">cada </w:t>
      </w:r>
      <w:r w:rsidRPr="00B175B6">
        <w:rPr>
          <w:rFonts w:ascii="Arial" w:hAnsi="Arial" w:cs="Arial"/>
        </w:rPr>
        <w:t>nivel de la cadena de valor</w:t>
      </w:r>
      <w:r>
        <w:rPr>
          <w:rFonts w:ascii="Arial" w:hAnsi="Arial" w:cs="Arial"/>
        </w:rPr>
        <w:t xml:space="preserve"> de manera independiente. </w:t>
      </w:r>
      <w:r>
        <w:t xml:space="preserve"> </w:t>
      </w:r>
    </w:p>
    <w:p w14:paraId="3D4547BD" w14:textId="25DDDFC0" w:rsidR="00EE05E5" w:rsidRDefault="00EE05E5">
      <w:pPr>
        <w:pStyle w:val="Textocomentario"/>
      </w:pPr>
    </w:p>
  </w:comment>
  <w:comment w:id="54" w:author="Elsa Yanuba Quiñones" w:date="2021-10-25T16:49:00Z" w:initials="EYQ">
    <w:p w14:paraId="2AF18928" w14:textId="0416302A" w:rsidR="00EE05E5" w:rsidRDefault="00EE05E5">
      <w:pPr>
        <w:pStyle w:val="Textocomentario"/>
      </w:pPr>
      <w:r>
        <w:rPr>
          <w:rStyle w:val="Refdecomentario"/>
        </w:rPr>
        <w:annotationRef/>
      </w:r>
      <w:r w:rsidRPr="005B2085">
        <w:rPr>
          <w:rFonts w:ascii="Arial" w:hAnsi="Arial" w:cs="Arial"/>
        </w:rPr>
        <w:t>Este cuadro puede disponerse como complementario a este paso</w:t>
      </w:r>
    </w:p>
  </w:comment>
  <w:comment w:id="88" w:author="Elsa Yanuba Quiñones" w:date="2021-10-25T16:51:00Z" w:initials="EYQ">
    <w:p w14:paraId="12E1D926" w14:textId="77777777" w:rsidR="00EE05E5" w:rsidRDefault="00EE05E5" w:rsidP="00EE05E5">
      <w:pPr>
        <w:pStyle w:val="Textocomentario"/>
        <w:rPr>
          <w:rStyle w:val="Refdecomentario"/>
          <w:rFonts w:ascii="Arial" w:hAnsi="Arial" w:cs="Arial"/>
        </w:rPr>
      </w:pPr>
      <w:r>
        <w:rPr>
          <w:rStyle w:val="Refdecomentario"/>
        </w:rPr>
        <w:annotationRef/>
      </w:r>
      <w:r w:rsidRPr="000E5C60">
        <w:rPr>
          <w:rStyle w:val="Refdecomentario"/>
          <w:rFonts w:ascii="Arial" w:hAnsi="Arial" w:cs="Arial"/>
        </w:rPr>
        <w:t xml:space="preserve">Es importante que, en este paso, el veedor tenga acceso a la información que va recolectado para que tenga la posibilidad de organizarla, relacionarla y a hacer análisis </w:t>
      </w:r>
      <w:r>
        <w:rPr>
          <w:rStyle w:val="Refdecomentario"/>
          <w:rFonts w:ascii="Arial" w:hAnsi="Arial" w:cs="Arial"/>
        </w:rPr>
        <w:t xml:space="preserve">sobre la misma. </w:t>
      </w:r>
    </w:p>
    <w:p w14:paraId="7D54412C" w14:textId="77777777" w:rsidR="00EE05E5" w:rsidRPr="000E5C60" w:rsidRDefault="00EE05E5" w:rsidP="00EE05E5">
      <w:pPr>
        <w:pStyle w:val="Textocomentario"/>
        <w:rPr>
          <w:rFonts w:ascii="Arial" w:hAnsi="Arial" w:cs="Arial"/>
          <w:sz w:val="16"/>
          <w:szCs w:val="16"/>
        </w:rPr>
      </w:pPr>
      <w:r>
        <w:rPr>
          <w:rStyle w:val="Refdecomentario"/>
          <w:rFonts w:ascii="Arial" w:hAnsi="Arial" w:cs="Arial"/>
        </w:rPr>
        <w:t xml:space="preserve">En ese sentido se podría incluirse una segunda pantalla para este paso en el que el veedor incluya sus análisis y conclusiones sobre la evaluación de la información. </w:t>
      </w:r>
    </w:p>
    <w:p w14:paraId="0BF51147" w14:textId="53A47D60" w:rsidR="00EE05E5" w:rsidRDefault="00EE05E5">
      <w:pPr>
        <w:pStyle w:val="Textocomentario"/>
      </w:pPr>
    </w:p>
  </w:comment>
  <w:comment w:id="89" w:author="Elsa Yanuba Quiñones" w:date="2021-10-25T16:50:00Z" w:initials="EYQ">
    <w:p w14:paraId="1AEF31AF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>Antes de presentar el formulario de cada paso, debe especificarse su objetivo para darle introducción a lo que debe hacer el veedor, posterior a esto puede mostrarse u</w:t>
      </w:r>
      <w:r>
        <w:rPr>
          <w:rFonts w:ascii="Arial" w:hAnsi="Arial" w:cs="Arial"/>
        </w:rPr>
        <w:t>n ejemplo que ilustre al veedor.</w:t>
      </w:r>
    </w:p>
    <w:p w14:paraId="6551D16D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0EDC2E0C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Para la definición y especificación del objetivo de cada paso por favor tomar la definición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</w:t>
      </w:r>
      <w:r>
        <w:rPr>
          <w:rFonts w:ascii="Arial" w:hAnsi="Arial" w:cs="Arial"/>
        </w:rPr>
        <w:t>Para esto p</w:t>
      </w:r>
      <w:r w:rsidRPr="00DC49C3">
        <w:rPr>
          <w:rFonts w:ascii="Arial" w:hAnsi="Arial" w:cs="Arial"/>
        </w:rPr>
        <w:t xml:space="preserve">odría segmentarse la cartilla del módulo y hacer el vínculo a la parte del módulo que corresponda.  </w:t>
      </w:r>
    </w:p>
    <w:p w14:paraId="2FDF47F8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23D8C51F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6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4E0EE970" w14:textId="77777777" w:rsidR="00EE05E5" w:rsidRDefault="00EE05E5" w:rsidP="00EE05E5">
      <w:pPr>
        <w:pStyle w:val="Textocomentario"/>
        <w:rPr>
          <w:rFonts w:ascii="Arial" w:hAnsi="Arial" w:cs="Arial"/>
        </w:rPr>
      </w:pPr>
    </w:p>
    <w:p w14:paraId="2D1E49DA" w14:textId="77777777" w:rsidR="00EE05E5" w:rsidRDefault="00EE05E5" w:rsidP="00EE05E5">
      <w:pPr>
        <w:pStyle w:val="Textocomentario"/>
        <w:rPr>
          <w:rFonts w:ascii="Arial" w:hAnsi="Arial" w:cs="Arial"/>
        </w:rPr>
      </w:pPr>
      <w:r>
        <w:rPr>
          <w:rFonts w:ascii="Arial" w:hAnsi="Arial" w:cs="Arial"/>
        </w:rPr>
        <w:t>En una ventana emergente deben explicarse los ítems que componen el paso (identificación de la información requerida, fuente de donde tomará la información, mecanismos a utilizar para acceder a la información, grupo de información)</w:t>
      </w:r>
    </w:p>
    <w:p w14:paraId="7E03F3B4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78A9337A" w14:textId="77777777" w:rsidR="00EE05E5" w:rsidRDefault="00EE05E5" w:rsidP="00EE05E5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0E28CF87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4EAE196D" w14:textId="77777777" w:rsidR="00EE05E5" w:rsidRPr="00DC49C3" w:rsidRDefault="00EE05E5" w:rsidP="00EE05E5">
      <w:pPr>
        <w:pStyle w:val="Textocomentario"/>
        <w:rPr>
          <w:rFonts w:ascii="Arial" w:hAnsi="Arial" w:cs="Arial"/>
        </w:rPr>
      </w:pPr>
    </w:p>
    <w:p w14:paraId="08124AF6" w14:textId="77777777" w:rsidR="00EE05E5" w:rsidRDefault="00EE05E5" w:rsidP="00EE05E5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13AA7589" w14:textId="0D6BCEE8" w:rsidR="00EE05E5" w:rsidRDefault="00EE05E5">
      <w:pPr>
        <w:pStyle w:val="Textocomentario"/>
      </w:pPr>
    </w:p>
  </w:comment>
  <w:comment w:id="90" w:author="Elsa Yanuba Quiñones" w:date="2021-10-25T16:52:00Z" w:initials="EYQ">
    <w:p w14:paraId="545F45E3" w14:textId="3B6CA570" w:rsidR="00D05FB3" w:rsidRDefault="00D05FB3">
      <w:pPr>
        <w:pStyle w:val="Textocomentario"/>
      </w:pPr>
      <w:r>
        <w:rPr>
          <w:rStyle w:val="Refdecomentario"/>
        </w:rPr>
        <w:annotationRef/>
      </w:r>
      <w:r w:rsidRPr="00CD6D8D">
        <w:rPr>
          <w:rFonts w:ascii="Arial" w:hAnsi="Arial" w:cs="Arial"/>
        </w:rPr>
        <w:t>Este informe deber</w:t>
      </w:r>
      <w:r>
        <w:rPr>
          <w:rFonts w:ascii="Arial" w:hAnsi="Arial" w:cs="Arial"/>
        </w:rPr>
        <w:t>ía incluir también la información obtenida en el paso 1 y en cada uno de los pasos.</w:t>
      </w:r>
    </w:p>
  </w:comment>
  <w:comment w:id="91" w:author="Elsa Yanuba Quiñones" w:date="2021-10-25T16:52:00Z" w:initials="EYQ">
    <w:p w14:paraId="4C4B9C0D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>Antes de presentar el formulario de cada paso, debe especificarse su objetivo para darle introducción a lo que debe hacer el veedor, posterior a esto puede mostrarse un ejemplo que ilustre al veedor</w:t>
      </w:r>
      <w:r>
        <w:rPr>
          <w:rFonts w:ascii="Arial" w:hAnsi="Arial" w:cs="Arial"/>
        </w:rPr>
        <w:t xml:space="preserve">. </w:t>
      </w:r>
      <w:r w:rsidRPr="00DC49C3">
        <w:rPr>
          <w:rFonts w:ascii="Arial" w:hAnsi="Arial" w:cs="Arial"/>
        </w:rPr>
        <w:t xml:space="preserve"> </w:t>
      </w:r>
    </w:p>
    <w:p w14:paraId="0BAE6B9A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</w:p>
    <w:p w14:paraId="3D62B45C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Para la definición y especificación del objetivo de cada paso por favor tomar la definición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</w:t>
      </w:r>
      <w:r>
        <w:rPr>
          <w:rFonts w:ascii="Arial" w:hAnsi="Arial" w:cs="Arial"/>
        </w:rPr>
        <w:t>Para ilustrar esto p</w:t>
      </w:r>
      <w:r w:rsidRPr="00DC49C3">
        <w:rPr>
          <w:rFonts w:ascii="Arial" w:hAnsi="Arial" w:cs="Arial"/>
        </w:rPr>
        <w:t xml:space="preserve">odría segmentarse la cartilla del módulo y hacer el vínculo a la parte del módulo que corresponda.  </w:t>
      </w:r>
    </w:p>
    <w:p w14:paraId="0EADF6DB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</w:p>
    <w:p w14:paraId="42E3E356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7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3B95216D" w14:textId="77777777" w:rsidR="00D05FB3" w:rsidRDefault="00D05FB3" w:rsidP="00D05FB3">
      <w:pPr>
        <w:pStyle w:val="Textocomentario"/>
        <w:rPr>
          <w:rFonts w:ascii="Arial" w:hAnsi="Arial" w:cs="Arial"/>
        </w:rPr>
      </w:pPr>
    </w:p>
    <w:p w14:paraId="63301B80" w14:textId="77777777" w:rsidR="00D05FB3" w:rsidRDefault="00D05FB3" w:rsidP="00D05FB3">
      <w:pPr>
        <w:pStyle w:val="Textocomentario"/>
        <w:rPr>
          <w:rFonts w:ascii="Arial" w:hAnsi="Arial" w:cs="Arial"/>
        </w:rPr>
      </w:pPr>
      <w:r>
        <w:rPr>
          <w:rFonts w:ascii="Arial" w:hAnsi="Arial" w:cs="Arial"/>
        </w:rPr>
        <w:t>En una ventana emergente deben explicarse los ítems que componen el paso (Plan de seguimiento, acciones después del seguimiento)</w:t>
      </w:r>
    </w:p>
    <w:p w14:paraId="479BF396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</w:p>
    <w:p w14:paraId="44DCA586" w14:textId="77777777" w:rsidR="00D05FB3" w:rsidRDefault="00D05FB3" w:rsidP="00D05FB3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5FC6CBF6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</w:p>
    <w:p w14:paraId="688B84BD" w14:textId="77777777" w:rsidR="00D05FB3" w:rsidRPr="00DC49C3" w:rsidRDefault="00D05FB3" w:rsidP="00D05FB3">
      <w:pPr>
        <w:pStyle w:val="Textocomentario"/>
        <w:rPr>
          <w:rFonts w:ascii="Arial" w:hAnsi="Arial" w:cs="Arial"/>
        </w:rPr>
      </w:pPr>
    </w:p>
    <w:p w14:paraId="4B7047D6" w14:textId="77777777" w:rsidR="00D05FB3" w:rsidRDefault="00D05FB3" w:rsidP="00D05FB3">
      <w:pPr>
        <w:pStyle w:val="Textocomentario"/>
      </w:pPr>
      <w:r w:rsidRPr="00DC49C3">
        <w:rPr>
          <w:rFonts w:ascii="Arial" w:hAnsi="Arial" w:cs="Arial"/>
        </w:rPr>
        <w:t>(Esto aplica para todos los pasos)</w:t>
      </w:r>
    </w:p>
    <w:p w14:paraId="0DDD539A" w14:textId="7EDCFF20" w:rsidR="00D05FB3" w:rsidRDefault="00D05FB3">
      <w:pPr>
        <w:pStyle w:val="Textocomentario"/>
      </w:pPr>
    </w:p>
  </w:comment>
  <w:comment w:id="92" w:author="Elsa Yanuba Quiñones" w:date="2021-10-25T16:53:00Z" w:initials="EYQ">
    <w:p w14:paraId="398180BB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DC49C3">
        <w:rPr>
          <w:rFonts w:ascii="Arial" w:hAnsi="Arial" w:cs="Arial"/>
        </w:rPr>
        <w:t>Antes de presentar el formulario de cada paso, debe especificarse su objetivo para darle introducción a lo que debe hacer el veedor, posterior a esto puede mostrarse un ejemplo que ilustre al veedor</w:t>
      </w:r>
      <w:r>
        <w:rPr>
          <w:rFonts w:ascii="Arial" w:hAnsi="Arial" w:cs="Arial"/>
        </w:rPr>
        <w:t xml:space="preserve">. </w:t>
      </w:r>
      <w:r w:rsidRPr="00DC49C3">
        <w:rPr>
          <w:rFonts w:ascii="Arial" w:hAnsi="Arial" w:cs="Arial"/>
        </w:rPr>
        <w:t xml:space="preserve"> </w:t>
      </w:r>
    </w:p>
    <w:p w14:paraId="383459DB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</w:p>
    <w:p w14:paraId="4B67EAD1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Para la definición y especificación del objetivo de cada paso por favor tomar la definición de cada paso del módulo</w:t>
      </w:r>
      <w:r>
        <w:rPr>
          <w:rFonts w:ascii="Arial" w:hAnsi="Arial" w:cs="Arial"/>
        </w:rPr>
        <w:t xml:space="preserve"> de control social a la implementación del acuerdo de paz</w:t>
      </w:r>
      <w:r w:rsidRPr="00DC49C3">
        <w:rPr>
          <w:rFonts w:ascii="Arial" w:hAnsi="Arial" w:cs="Arial"/>
        </w:rPr>
        <w:t xml:space="preserve">, al igual que el ejemplo. </w:t>
      </w:r>
      <w:r>
        <w:rPr>
          <w:rFonts w:ascii="Arial" w:hAnsi="Arial" w:cs="Arial"/>
        </w:rPr>
        <w:t>Para ilustrar esto p</w:t>
      </w:r>
      <w:r w:rsidRPr="00DC49C3">
        <w:rPr>
          <w:rFonts w:ascii="Arial" w:hAnsi="Arial" w:cs="Arial"/>
        </w:rPr>
        <w:t xml:space="preserve">odría segmentarse la cartilla del módulo y hacer el vínculo a la parte del módulo que corresponda.  </w:t>
      </w:r>
    </w:p>
    <w:p w14:paraId="6CA83FF8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</w:p>
    <w:p w14:paraId="0DAB0A74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>Este es el link al módulo de control social a la implementación del acuerdo de paz:</w:t>
      </w:r>
      <w:r>
        <w:rPr>
          <w:rFonts w:ascii="Arial" w:hAnsi="Arial" w:cs="Arial"/>
        </w:rPr>
        <w:t xml:space="preserve"> </w:t>
      </w:r>
      <w:hyperlink r:id="rId8" w:history="1">
        <w:r w:rsidRPr="00DC49C3">
          <w:rPr>
            <w:rStyle w:val="Hipervnculo"/>
            <w:rFonts w:ascii="Arial" w:hAnsi="Arial" w:cs="Arial"/>
          </w:rPr>
          <w:t>https://www.funcionpublica.gov.co/documents/34206843/36546256/2019_Modulo_implementacion_acuerdo_de_paz.pdf/4dcddc73-58cd-0bc6-497f-636d9544283f?t=1582124665289</w:t>
        </w:r>
      </w:hyperlink>
    </w:p>
    <w:p w14:paraId="75BCB344" w14:textId="77777777" w:rsidR="00C703D0" w:rsidRDefault="00C703D0" w:rsidP="00C703D0">
      <w:pPr>
        <w:pStyle w:val="Textocomentario"/>
        <w:rPr>
          <w:rFonts w:ascii="Arial" w:hAnsi="Arial" w:cs="Arial"/>
        </w:rPr>
      </w:pPr>
    </w:p>
    <w:p w14:paraId="63364192" w14:textId="77777777" w:rsidR="00C703D0" w:rsidRDefault="00C703D0" w:rsidP="00C703D0">
      <w:pPr>
        <w:pStyle w:val="Textocomentario"/>
        <w:rPr>
          <w:rFonts w:ascii="Arial" w:hAnsi="Arial" w:cs="Arial"/>
        </w:rPr>
      </w:pPr>
      <w:r>
        <w:rPr>
          <w:rFonts w:ascii="Arial" w:hAnsi="Arial" w:cs="Arial"/>
        </w:rPr>
        <w:t xml:space="preserve">En una ventana emergente deben explicarse los ítems que componen el paso </w:t>
      </w:r>
    </w:p>
    <w:p w14:paraId="337E6045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</w:p>
    <w:p w14:paraId="124015EE" w14:textId="77777777" w:rsidR="00C703D0" w:rsidRPr="00DC49C3" w:rsidRDefault="00C703D0" w:rsidP="00C703D0">
      <w:pPr>
        <w:pStyle w:val="Textocomentario"/>
        <w:rPr>
          <w:rFonts w:ascii="Arial" w:hAnsi="Arial" w:cs="Arial"/>
        </w:rPr>
      </w:pPr>
      <w:r w:rsidRPr="00DC49C3">
        <w:rPr>
          <w:rFonts w:ascii="Arial" w:hAnsi="Arial" w:cs="Arial"/>
        </w:rPr>
        <w:t xml:space="preserve">Al final de cada paso debe existir la opción de que el veedor descargue un reporte de lo que obtuvo en cada uno. </w:t>
      </w:r>
    </w:p>
    <w:p w14:paraId="33E10BCB" w14:textId="5B8E3F7D" w:rsidR="00C703D0" w:rsidRDefault="00C703D0">
      <w:pPr>
        <w:pStyle w:val="Textocomentario"/>
      </w:pPr>
    </w:p>
  </w:comment>
  <w:comment w:id="93" w:author="Elsa Yanuba Quiñones" w:date="2021-10-25T16:53:00Z" w:initials="EYQ">
    <w:p w14:paraId="6CC02573" w14:textId="306B5395" w:rsidR="00C703D0" w:rsidRDefault="00C703D0">
      <w:pPr>
        <w:pStyle w:val="Textocomentario"/>
      </w:pPr>
      <w:r>
        <w:rPr>
          <w:rStyle w:val="Refdecomentario"/>
        </w:rPr>
        <w:annotationRef/>
      </w:r>
      <w:r w:rsidRPr="00F37410">
        <w:rPr>
          <w:rFonts w:ascii="Arial" w:hAnsi="Arial" w:cs="Arial"/>
        </w:rPr>
        <w:t>Este paso puede ir conectado con el paso 2, referido a la convocatoria de la comunidad</w:t>
      </w:r>
      <w:r>
        <w:rPr>
          <w:rFonts w:ascii="Arial" w:hAnsi="Arial" w:cs="Arial"/>
        </w:rPr>
        <w:t>, es decir que el veedor tenga la opción de poder ingresar a la información que registro en ese paso</w:t>
      </w:r>
    </w:p>
  </w:comment>
  <w:comment w:id="94" w:author="Elsa Yanuba Quiñones" w:date="2021-10-25T16:53:00Z" w:initials="EYQ">
    <w:p w14:paraId="1AB49EC2" w14:textId="77777777" w:rsidR="00C703D0" w:rsidRPr="0047099B" w:rsidRDefault="00C703D0" w:rsidP="00C703D0">
      <w:pPr>
        <w:pStyle w:val="Textocomentario"/>
        <w:rPr>
          <w:rFonts w:ascii="Arial" w:hAnsi="Arial" w:cs="Arial"/>
        </w:rPr>
      </w:pPr>
      <w:r>
        <w:rPr>
          <w:rStyle w:val="Refdecomentario"/>
        </w:rPr>
        <w:annotationRef/>
      </w:r>
      <w:r w:rsidRPr="0047099B">
        <w:rPr>
          <w:rFonts w:ascii="Arial" w:hAnsi="Arial" w:cs="Arial"/>
        </w:rPr>
        <w:t xml:space="preserve">Hace falta incluir dos ítems: </w:t>
      </w:r>
    </w:p>
    <w:p w14:paraId="1E3B4295" w14:textId="77777777" w:rsidR="00C703D0" w:rsidRPr="0047099B" w:rsidRDefault="00C703D0" w:rsidP="00C703D0">
      <w:pPr>
        <w:pStyle w:val="Textocomentario"/>
        <w:numPr>
          <w:ilvl w:val="0"/>
          <w:numId w:val="50"/>
        </w:numPr>
        <w:rPr>
          <w:rFonts w:ascii="Arial" w:hAnsi="Arial" w:cs="Arial"/>
        </w:rPr>
      </w:pPr>
      <w:r w:rsidRPr="0047099B">
        <w:rPr>
          <w:rFonts w:ascii="Arial" w:hAnsi="Arial" w:cs="Arial"/>
        </w:rPr>
        <w:t xml:space="preserve"> A quienes invitaría </w:t>
      </w:r>
    </w:p>
    <w:p w14:paraId="6CA9F0E6" w14:textId="62761A41" w:rsidR="00C703D0" w:rsidRDefault="00C703D0" w:rsidP="00C703D0">
      <w:pPr>
        <w:pStyle w:val="Textocomentario"/>
      </w:pPr>
      <w:r w:rsidRPr="0047099B">
        <w:rPr>
          <w:rFonts w:ascii="Arial" w:hAnsi="Arial" w:cs="Arial"/>
        </w:rPr>
        <w:t xml:space="preserve"> Temas a tratar</w:t>
      </w:r>
    </w:p>
  </w:comment>
  <w:comment w:id="95" w:author="Elsa Yanuba Quiñones" w:date="2021-10-25T16:53:00Z" w:initials="EYQ">
    <w:p w14:paraId="7DBBEBDE" w14:textId="2D549850" w:rsidR="00C703D0" w:rsidRDefault="00C703D0">
      <w:pPr>
        <w:pStyle w:val="Textocomentario"/>
      </w:pPr>
      <w:r>
        <w:rPr>
          <w:rStyle w:val="Refdecomentario"/>
        </w:rPr>
        <w:annotationRef/>
      </w:r>
    </w:p>
  </w:comment>
  <w:comment w:id="97" w:author="Elsa Quiñones" w:date="2021-10-22T18:31:00Z" w:initials="EQ">
    <w:p w14:paraId="2CB4426D" w14:textId="4B552707" w:rsidR="00CD6D8D" w:rsidRDefault="00CD6D8D">
      <w:pPr>
        <w:pStyle w:val="Textocomentario"/>
      </w:pPr>
      <w:r>
        <w:t xml:space="preserve">En </w:t>
      </w:r>
      <w:r>
        <w:rPr>
          <w:rStyle w:val="Refdecomentario"/>
        </w:rPr>
        <w:annotationRef/>
      </w:r>
      <w:r>
        <w:t>Debe poder consultar los informes del SIRCAP</w:t>
      </w:r>
      <w:r w:rsidR="00156C98">
        <w:t xml:space="preserve"> estos están disponibles y se pueden enlazar</w:t>
      </w:r>
    </w:p>
  </w:comment>
  <w:comment w:id="98" w:author="Elsa Quiñones" w:date="2021-10-22T18:28:00Z" w:initials="EQ">
    <w:p w14:paraId="71528B89" w14:textId="053B43B9" w:rsidR="00CD6D8D" w:rsidRDefault="00CD6D8D">
      <w:pPr>
        <w:pStyle w:val="Textocomentario"/>
      </w:pPr>
      <w:r>
        <w:rPr>
          <w:rStyle w:val="Refdecomentario"/>
        </w:rPr>
        <w:annotationRef/>
      </w:r>
      <w:r>
        <w:t>No llego anexo el diccionario de base de datos</w:t>
      </w:r>
    </w:p>
  </w:comment>
  <w:comment w:id="99" w:author="Elsa Quiñones" w:date="2021-10-22T18:09:00Z" w:initials="EQ">
    <w:p w14:paraId="1121E9AD" w14:textId="28BBC739" w:rsidR="00CD6D8D" w:rsidRDefault="00CD6D8D">
      <w:pPr>
        <w:pStyle w:val="Textocomentario"/>
      </w:pPr>
      <w:r>
        <w:rPr>
          <w:rStyle w:val="Refdecomentario"/>
        </w:rPr>
        <w:annotationRef/>
      </w:r>
      <w:r>
        <w:t>No hubo pruebas con RIAV</w:t>
      </w:r>
      <w:r>
        <w:rPr>
          <w:noProof/>
        </w:rPr>
        <w:t xml:space="preserve"> según se había programado</w:t>
      </w:r>
    </w:p>
    <w:tbl>
      <w:tblPr>
        <w:tblStyle w:val="Tablaconcuadrcula"/>
        <w:tblOverlap w:val="never"/>
        <w:tblW w:w="10379" w:type="dxa"/>
        <w:tblLook w:val="04A0" w:firstRow="1" w:lastRow="0" w:firstColumn="1" w:lastColumn="0" w:noHBand="0" w:noVBand="1"/>
      </w:tblPr>
      <w:tblGrid>
        <w:gridCol w:w="720"/>
        <w:gridCol w:w="3422"/>
        <w:gridCol w:w="1187"/>
        <w:gridCol w:w="1364"/>
        <w:gridCol w:w="3686"/>
      </w:tblGrid>
      <w:tr w:rsidR="00CD6D8D" w:rsidRPr="00FC07A4" w14:paraId="204893E2" w14:textId="77777777" w:rsidTr="00CD6D8D">
        <w:trPr>
          <w:trHeight w:val="260"/>
        </w:trPr>
        <w:tc>
          <w:tcPr>
            <w:tcW w:w="720" w:type="dxa"/>
            <w:shd w:val="clear" w:color="auto" w:fill="EAF1DD" w:themeFill="accent3" w:themeFillTint="33"/>
            <w:noWrap/>
            <w:hideMark/>
          </w:tcPr>
          <w:p w14:paraId="5D0E46E5" w14:textId="77777777" w:rsidR="00CD6D8D" w:rsidRPr="00FC07A4" w:rsidRDefault="00CD6D8D" w:rsidP="00203E1A">
            <w:pPr>
              <w:suppressOverlap/>
              <w:rPr>
                <w:rFonts w:asciiTheme="majorHAnsi" w:hAnsiTheme="majorHAnsi"/>
                <w:b/>
                <w:bCs/>
                <w:sz w:val="20"/>
                <w:szCs w:val="18"/>
              </w:rPr>
            </w:pPr>
            <w:r w:rsidRPr="00FC07A4">
              <w:rPr>
                <w:rFonts w:asciiTheme="majorHAnsi" w:hAnsiTheme="majorHAnsi"/>
                <w:b/>
                <w:bCs/>
                <w:sz w:val="20"/>
                <w:szCs w:val="18"/>
              </w:rPr>
              <w:t>4</w:t>
            </w:r>
          </w:p>
        </w:tc>
        <w:tc>
          <w:tcPr>
            <w:tcW w:w="3422" w:type="dxa"/>
            <w:shd w:val="clear" w:color="auto" w:fill="EAF1DD" w:themeFill="accent3" w:themeFillTint="33"/>
            <w:hideMark/>
          </w:tcPr>
          <w:p w14:paraId="07C2B01D" w14:textId="77777777" w:rsidR="00CD6D8D" w:rsidRPr="00FC07A4" w:rsidRDefault="00CD6D8D" w:rsidP="00203E1A">
            <w:pPr>
              <w:suppressOverlap/>
              <w:rPr>
                <w:rFonts w:asciiTheme="majorHAnsi" w:hAnsiTheme="majorHAnsi"/>
                <w:b/>
                <w:bCs/>
                <w:sz w:val="20"/>
                <w:szCs w:val="18"/>
              </w:rPr>
            </w:pPr>
            <w:r w:rsidRPr="00FC07A4">
              <w:rPr>
                <w:rFonts w:asciiTheme="majorHAnsi" w:hAnsiTheme="majorHAnsi"/>
                <w:b/>
                <w:bCs/>
                <w:sz w:val="20"/>
                <w:szCs w:val="18"/>
              </w:rPr>
              <w:t>Desarrollo Caja de herramientas</w:t>
            </w:r>
          </w:p>
        </w:tc>
        <w:tc>
          <w:tcPr>
            <w:tcW w:w="1187" w:type="dxa"/>
            <w:shd w:val="clear" w:color="auto" w:fill="EAF1DD" w:themeFill="accent3" w:themeFillTint="33"/>
            <w:noWrap/>
            <w:hideMark/>
          </w:tcPr>
          <w:p w14:paraId="52EAF1BF" w14:textId="77777777" w:rsidR="00CD6D8D" w:rsidRPr="00FC07A4" w:rsidRDefault="00CD6D8D" w:rsidP="00203E1A">
            <w:pPr>
              <w:suppressOverlap/>
              <w:rPr>
                <w:rFonts w:asciiTheme="majorHAnsi" w:hAnsiTheme="majorHAnsi"/>
                <w:b/>
                <w:bCs/>
                <w:sz w:val="20"/>
                <w:szCs w:val="18"/>
              </w:rPr>
            </w:pPr>
            <w:r w:rsidRPr="00FC07A4">
              <w:rPr>
                <w:rFonts w:asciiTheme="majorHAnsi" w:hAnsiTheme="majorHAnsi"/>
                <w:b/>
                <w:bCs/>
                <w:sz w:val="20"/>
                <w:szCs w:val="18"/>
              </w:rPr>
              <w:t> </w:t>
            </w:r>
          </w:p>
        </w:tc>
        <w:tc>
          <w:tcPr>
            <w:tcW w:w="1364" w:type="dxa"/>
            <w:shd w:val="clear" w:color="auto" w:fill="EAF1DD" w:themeFill="accent3" w:themeFillTint="33"/>
            <w:noWrap/>
            <w:hideMark/>
          </w:tcPr>
          <w:p w14:paraId="1A49027B" w14:textId="77777777" w:rsidR="00CD6D8D" w:rsidRPr="00FC07A4" w:rsidRDefault="00CD6D8D" w:rsidP="00203E1A">
            <w:pPr>
              <w:suppressOverlap/>
              <w:rPr>
                <w:rFonts w:asciiTheme="majorHAnsi" w:hAnsiTheme="majorHAnsi"/>
                <w:b/>
                <w:bCs/>
                <w:sz w:val="20"/>
                <w:szCs w:val="18"/>
              </w:rPr>
            </w:pPr>
            <w:r w:rsidRPr="00FC07A4">
              <w:rPr>
                <w:rFonts w:asciiTheme="majorHAnsi" w:hAnsiTheme="majorHAnsi"/>
                <w:b/>
                <w:bCs/>
                <w:sz w:val="20"/>
                <w:szCs w:val="18"/>
              </w:rPr>
              <w:t> </w:t>
            </w:r>
          </w:p>
        </w:tc>
        <w:tc>
          <w:tcPr>
            <w:tcW w:w="3686" w:type="dxa"/>
            <w:shd w:val="clear" w:color="auto" w:fill="EAF1DD" w:themeFill="accent3" w:themeFillTint="33"/>
            <w:hideMark/>
          </w:tcPr>
          <w:p w14:paraId="7DF0F734" w14:textId="77777777" w:rsidR="00CD6D8D" w:rsidRPr="00FC07A4" w:rsidRDefault="00CD6D8D" w:rsidP="00203E1A">
            <w:pPr>
              <w:suppressOverlap/>
              <w:rPr>
                <w:rFonts w:asciiTheme="majorHAnsi" w:hAnsiTheme="majorHAnsi"/>
                <w:b/>
                <w:bCs/>
                <w:sz w:val="20"/>
                <w:szCs w:val="18"/>
              </w:rPr>
            </w:pPr>
            <w:r w:rsidRPr="00FC07A4">
              <w:rPr>
                <w:rFonts w:asciiTheme="majorHAnsi" w:hAnsiTheme="majorHAnsi"/>
                <w:b/>
                <w:bCs/>
                <w:sz w:val="20"/>
                <w:szCs w:val="18"/>
              </w:rPr>
              <w:t> </w:t>
            </w:r>
          </w:p>
        </w:tc>
      </w:tr>
      <w:tr w:rsidR="00CD6D8D" w:rsidRPr="00BB4AE8" w14:paraId="4BCB2F23" w14:textId="77777777" w:rsidTr="00CD6D8D">
        <w:trPr>
          <w:trHeight w:val="490"/>
        </w:trPr>
        <w:tc>
          <w:tcPr>
            <w:tcW w:w="720" w:type="dxa"/>
            <w:noWrap/>
            <w:hideMark/>
          </w:tcPr>
          <w:p w14:paraId="1B5E00AC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4.1</w:t>
            </w:r>
          </w:p>
        </w:tc>
        <w:tc>
          <w:tcPr>
            <w:tcW w:w="3422" w:type="dxa"/>
            <w:hideMark/>
          </w:tcPr>
          <w:p w14:paraId="004C8979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Modelo base de datos con tablas de la caja de herramientas y control social</w:t>
            </w:r>
          </w:p>
        </w:tc>
        <w:tc>
          <w:tcPr>
            <w:tcW w:w="1187" w:type="dxa"/>
            <w:noWrap/>
            <w:hideMark/>
          </w:tcPr>
          <w:p w14:paraId="1342A946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31/08/2021</w:t>
            </w:r>
          </w:p>
        </w:tc>
        <w:tc>
          <w:tcPr>
            <w:tcW w:w="1364" w:type="dxa"/>
            <w:noWrap/>
            <w:hideMark/>
          </w:tcPr>
          <w:p w14:paraId="7F648C63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8/09/2021</w:t>
            </w:r>
          </w:p>
        </w:tc>
        <w:tc>
          <w:tcPr>
            <w:tcW w:w="3686" w:type="dxa"/>
            <w:hideMark/>
          </w:tcPr>
          <w:p w14:paraId="4F6AB5BF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Actualización script final de base de datos con tablas creadas y diagrama relacional.</w:t>
            </w:r>
          </w:p>
        </w:tc>
      </w:tr>
      <w:tr w:rsidR="00CD6D8D" w:rsidRPr="00BB4AE8" w14:paraId="021DC10E" w14:textId="77777777" w:rsidTr="00CD6D8D">
        <w:trPr>
          <w:trHeight w:val="720"/>
        </w:trPr>
        <w:tc>
          <w:tcPr>
            <w:tcW w:w="720" w:type="dxa"/>
            <w:noWrap/>
            <w:hideMark/>
          </w:tcPr>
          <w:p w14:paraId="4CDC27E2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 xml:space="preserve">4.2 </w:t>
            </w:r>
          </w:p>
        </w:tc>
        <w:tc>
          <w:tcPr>
            <w:tcW w:w="3422" w:type="dxa"/>
            <w:hideMark/>
          </w:tcPr>
          <w:p w14:paraId="34F2DE99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Vistas y controladores que permitan el registro del Control Social</w:t>
            </w:r>
          </w:p>
        </w:tc>
        <w:tc>
          <w:tcPr>
            <w:tcW w:w="1187" w:type="dxa"/>
            <w:noWrap/>
            <w:hideMark/>
          </w:tcPr>
          <w:p w14:paraId="645250B9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9/09/2021</w:t>
            </w:r>
          </w:p>
        </w:tc>
        <w:tc>
          <w:tcPr>
            <w:tcW w:w="1364" w:type="dxa"/>
            <w:noWrap/>
            <w:hideMark/>
          </w:tcPr>
          <w:p w14:paraId="44EFAB70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15/10/2021</w:t>
            </w:r>
          </w:p>
        </w:tc>
        <w:tc>
          <w:tcPr>
            <w:tcW w:w="3686" w:type="dxa"/>
            <w:hideMark/>
          </w:tcPr>
          <w:p w14:paraId="3990C68C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Aplicación funcional de las tablas de negocio. Fuentes en repositorio. Vistas de la herramienta</w:t>
            </w:r>
          </w:p>
        </w:tc>
      </w:tr>
      <w:tr w:rsidR="00CD6D8D" w:rsidRPr="00BB4AE8" w14:paraId="3AA72694" w14:textId="77777777" w:rsidTr="00CD6D8D">
        <w:trPr>
          <w:trHeight w:val="720"/>
        </w:trPr>
        <w:tc>
          <w:tcPr>
            <w:tcW w:w="720" w:type="dxa"/>
            <w:noWrap/>
            <w:hideMark/>
          </w:tcPr>
          <w:p w14:paraId="4A83E18B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4.3</w:t>
            </w:r>
          </w:p>
        </w:tc>
        <w:tc>
          <w:tcPr>
            <w:tcW w:w="3422" w:type="dxa"/>
            <w:hideMark/>
          </w:tcPr>
          <w:p w14:paraId="407078D3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Controladores que permitan notificaciones del Control Social</w:t>
            </w:r>
          </w:p>
        </w:tc>
        <w:tc>
          <w:tcPr>
            <w:tcW w:w="1187" w:type="dxa"/>
            <w:noWrap/>
            <w:hideMark/>
          </w:tcPr>
          <w:p w14:paraId="35D813A4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15/10/2021</w:t>
            </w:r>
          </w:p>
        </w:tc>
        <w:tc>
          <w:tcPr>
            <w:tcW w:w="1364" w:type="dxa"/>
            <w:noWrap/>
            <w:hideMark/>
          </w:tcPr>
          <w:p w14:paraId="3D763E04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20/10/2021</w:t>
            </w:r>
          </w:p>
        </w:tc>
        <w:tc>
          <w:tcPr>
            <w:tcW w:w="3686" w:type="dxa"/>
            <w:hideMark/>
          </w:tcPr>
          <w:p w14:paraId="7C35E535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Aplicación funcional de las tablas de negocio. Fuentes en repositorio. Vistas de la herramienta</w:t>
            </w:r>
          </w:p>
        </w:tc>
      </w:tr>
      <w:tr w:rsidR="00CD6D8D" w:rsidRPr="00BB4AE8" w14:paraId="4575C4DF" w14:textId="77777777" w:rsidTr="00CD6D8D">
        <w:trPr>
          <w:trHeight w:val="720"/>
        </w:trPr>
        <w:tc>
          <w:tcPr>
            <w:tcW w:w="720" w:type="dxa"/>
            <w:noWrap/>
            <w:hideMark/>
          </w:tcPr>
          <w:p w14:paraId="397FCD37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4.4</w:t>
            </w:r>
          </w:p>
        </w:tc>
        <w:tc>
          <w:tcPr>
            <w:tcW w:w="3422" w:type="dxa"/>
            <w:hideMark/>
          </w:tcPr>
          <w:p w14:paraId="76F07B76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Vistas y controladores que permitan publicar informes de seguimiento de veedurías</w:t>
            </w:r>
          </w:p>
        </w:tc>
        <w:tc>
          <w:tcPr>
            <w:tcW w:w="1187" w:type="dxa"/>
            <w:noWrap/>
            <w:hideMark/>
          </w:tcPr>
          <w:p w14:paraId="02BD5ED3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20/10/2021</w:t>
            </w:r>
          </w:p>
        </w:tc>
        <w:tc>
          <w:tcPr>
            <w:tcW w:w="1364" w:type="dxa"/>
            <w:noWrap/>
            <w:hideMark/>
          </w:tcPr>
          <w:p w14:paraId="35EB68FE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20/10/2021</w:t>
            </w:r>
          </w:p>
        </w:tc>
        <w:tc>
          <w:tcPr>
            <w:tcW w:w="3686" w:type="dxa"/>
            <w:hideMark/>
          </w:tcPr>
          <w:p w14:paraId="2327B5CA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Aplicación funcional de las tablas de negocio. Fuentes en repositorio. Vistas de la herramienta</w:t>
            </w:r>
          </w:p>
        </w:tc>
      </w:tr>
      <w:tr w:rsidR="00CD6D8D" w:rsidRPr="00BB4AE8" w14:paraId="278B4570" w14:textId="77777777" w:rsidTr="00CD6D8D">
        <w:trPr>
          <w:trHeight w:val="240"/>
        </w:trPr>
        <w:tc>
          <w:tcPr>
            <w:tcW w:w="720" w:type="dxa"/>
            <w:noWrap/>
            <w:hideMark/>
          </w:tcPr>
          <w:p w14:paraId="520E8B95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4.5</w:t>
            </w:r>
          </w:p>
        </w:tc>
        <w:tc>
          <w:tcPr>
            <w:tcW w:w="3422" w:type="dxa"/>
            <w:hideMark/>
          </w:tcPr>
          <w:p w14:paraId="130DB48A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Pruebas retroalimentación con el personal encargado</w:t>
            </w:r>
          </w:p>
        </w:tc>
        <w:tc>
          <w:tcPr>
            <w:tcW w:w="1187" w:type="dxa"/>
            <w:noWrap/>
            <w:hideMark/>
          </w:tcPr>
          <w:p w14:paraId="0FD3CAB5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12/10/2021</w:t>
            </w:r>
          </w:p>
        </w:tc>
        <w:tc>
          <w:tcPr>
            <w:tcW w:w="1364" w:type="dxa"/>
            <w:noWrap/>
            <w:hideMark/>
          </w:tcPr>
          <w:p w14:paraId="4B143A8D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15/10/2021</w:t>
            </w:r>
          </w:p>
        </w:tc>
        <w:tc>
          <w:tcPr>
            <w:tcW w:w="3686" w:type="dxa"/>
            <w:noWrap/>
            <w:hideMark/>
          </w:tcPr>
          <w:p w14:paraId="621700EC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 xml:space="preserve">Documento de pruebas funcionales </w:t>
            </w:r>
          </w:p>
        </w:tc>
      </w:tr>
      <w:tr w:rsidR="00CD6D8D" w:rsidRPr="00BB4AE8" w14:paraId="1AF0C22E" w14:textId="77777777" w:rsidTr="00CD6D8D">
        <w:trPr>
          <w:trHeight w:val="720"/>
        </w:trPr>
        <w:tc>
          <w:tcPr>
            <w:tcW w:w="720" w:type="dxa"/>
            <w:noWrap/>
            <w:hideMark/>
          </w:tcPr>
          <w:p w14:paraId="24F39C27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4.6</w:t>
            </w:r>
          </w:p>
        </w:tc>
        <w:tc>
          <w:tcPr>
            <w:tcW w:w="3422" w:type="dxa"/>
            <w:hideMark/>
          </w:tcPr>
          <w:p w14:paraId="30BA3C11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 xml:space="preserve">Piloto de avance de la caja de herramientas y acceso a los módulos e información ( pasos de control social por parte de las </w:t>
            </w:r>
            <w:proofErr w:type="spellStart"/>
            <w:r w:rsidRPr="00BB4AE8">
              <w:rPr>
                <w:rFonts w:asciiTheme="majorHAnsi" w:hAnsiTheme="majorHAnsi"/>
                <w:sz w:val="18"/>
                <w:szCs w:val="18"/>
              </w:rPr>
              <w:t>veedurias</w:t>
            </w:r>
            <w:proofErr w:type="spellEnd"/>
            <w:r w:rsidRPr="00BB4AE8">
              <w:rPr>
                <w:rFonts w:asciiTheme="majorHAnsi" w:hAnsiTheme="majorHAnsi"/>
                <w:sz w:val="18"/>
                <w:szCs w:val="18"/>
              </w:rPr>
              <w:t>)</w:t>
            </w:r>
          </w:p>
        </w:tc>
        <w:tc>
          <w:tcPr>
            <w:tcW w:w="1187" w:type="dxa"/>
            <w:noWrap/>
            <w:hideMark/>
          </w:tcPr>
          <w:p w14:paraId="739F1EFB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12/10/2021</w:t>
            </w:r>
          </w:p>
        </w:tc>
        <w:tc>
          <w:tcPr>
            <w:tcW w:w="1364" w:type="dxa"/>
            <w:noWrap/>
            <w:hideMark/>
          </w:tcPr>
          <w:p w14:paraId="3A7475F9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15/10/2021</w:t>
            </w:r>
          </w:p>
        </w:tc>
        <w:tc>
          <w:tcPr>
            <w:tcW w:w="3686" w:type="dxa"/>
            <w:hideMark/>
          </w:tcPr>
          <w:p w14:paraId="20DEB5CA" w14:textId="77777777" w:rsidR="00CD6D8D" w:rsidRPr="00BB4AE8" w:rsidRDefault="00CD6D8D" w:rsidP="00203E1A">
            <w:pPr>
              <w:suppressOverlap/>
              <w:rPr>
                <w:rFonts w:asciiTheme="majorHAnsi" w:hAnsiTheme="majorHAnsi"/>
                <w:sz w:val="18"/>
                <w:szCs w:val="18"/>
              </w:rPr>
            </w:pPr>
            <w:r w:rsidRPr="00BB4AE8">
              <w:rPr>
                <w:rFonts w:asciiTheme="majorHAnsi" w:hAnsiTheme="majorHAnsi"/>
                <w:sz w:val="18"/>
                <w:szCs w:val="18"/>
              </w:rPr>
              <w:t>Documento de retroalimentación y experiencia del usuario</w:t>
            </w:r>
          </w:p>
        </w:tc>
      </w:tr>
    </w:tbl>
    <w:p w14:paraId="3973290E" w14:textId="05546135" w:rsidR="00CD6D8D" w:rsidRDefault="00CD6D8D">
      <w:pPr>
        <w:pStyle w:val="Textocomentario"/>
      </w:pPr>
    </w:p>
  </w:comment>
  <w:comment w:id="100" w:author="Elsa Quiñones" w:date="2021-10-22T17:48:00Z" w:initials="EQ">
    <w:p w14:paraId="49706B3D" w14:textId="67ACFB74" w:rsidR="00CD6D8D" w:rsidRDefault="00CD6D8D">
      <w:pPr>
        <w:pStyle w:val="Textocomentario"/>
      </w:pPr>
      <w:r>
        <w:rPr>
          <w:rStyle w:val="Refdecomentario"/>
        </w:rPr>
        <w:annotationRef/>
      </w:r>
      <w:r>
        <w:t>Este tema no ´puede quedar así</w:t>
      </w:r>
    </w:p>
    <w:p w14:paraId="723790BE" w14:textId="58B8AFAD" w:rsidR="00CD6D8D" w:rsidRDefault="00CD6D8D">
      <w:pPr>
        <w:pStyle w:val="Textocomentario"/>
      </w:pPr>
    </w:p>
    <w:p w14:paraId="403853FE" w14:textId="21E91CA7" w:rsidR="00CD6D8D" w:rsidRDefault="00CD6D8D">
      <w:pPr>
        <w:pStyle w:val="Textocomentario"/>
      </w:pPr>
      <w:r>
        <w:t xml:space="preserve">No supimos de esta reunión. Jorge había informado de nuevo requerimiento para este tema a </w:t>
      </w:r>
      <w:r w:rsidR="002E0ECF">
        <w:t>Elizabeth</w:t>
      </w:r>
      <w:r>
        <w:t xml:space="preserve"> que no tiene respuesta</w:t>
      </w:r>
    </w:p>
    <w:p w14:paraId="70E5C2E8" w14:textId="77777777" w:rsidR="00CD6D8D" w:rsidRDefault="00CD6D8D">
      <w:pPr>
        <w:pStyle w:val="Textocomentario"/>
      </w:pPr>
    </w:p>
    <w:p w14:paraId="1B39348F" w14:textId="5569522A" w:rsidR="00CD6D8D" w:rsidRDefault="00CD6D8D">
      <w:pPr>
        <w:pStyle w:val="Textocomentario"/>
      </w:pPr>
      <w:r>
        <w:t xml:space="preserve">Esto se dijo desde el primer informe en </w:t>
      </w:r>
      <w:r w:rsidR="00156C98">
        <w:t>c</w:t>
      </w:r>
      <w:r>
        <w:t>orreo de Ruby del 27 de julio</w:t>
      </w:r>
    </w:p>
    <w:p w14:paraId="53DDC485" w14:textId="77777777" w:rsidR="00CD6D8D" w:rsidRDefault="00CD6D8D">
      <w:pPr>
        <w:pStyle w:val="Textocomentario"/>
      </w:pPr>
    </w:p>
    <w:p w14:paraId="7DC8F230" w14:textId="77777777" w:rsidR="00CD6D8D" w:rsidRPr="00736996" w:rsidRDefault="00CD6D8D" w:rsidP="00D62F67">
      <w:pPr>
        <w:shd w:val="clear" w:color="auto" w:fill="FAF9F8"/>
        <w:spacing w:after="0" w:line="253" w:lineRule="atLeast"/>
        <w:ind w:left="1608"/>
        <w:textAlignment w:val="baseline"/>
        <w:rPr>
          <w:rFonts w:ascii="Calibri" w:hAnsi="Calibri" w:cs="Calibri"/>
          <w:color w:val="000000"/>
          <w:lang w:eastAsia="es-CO"/>
        </w:rPr>
      </w:pPr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>Así mismo, en relación con la </w:t>
      </w:r>
      <w:r w:rsidRPr="00736996">
        <w:rPr>
          <w:rFonts w:ascii="Calibri" w:hAnsi="Calibri" w:cs="Calibri"/>
          <w:b/>
          <w:bCs/>
          <w:color w:val="000000"/>
          <w:bdr w:val="none" w:sz="0" w:space="0" w:color="auto" w:frame="1"/>
          <w:lang w:val="es-ES" w:eastAsia="es-CO"/>
        </w:rPr>
        <w:t>Estrategia para obtener y mostrar información de planes programas y proyectos en la herramienta</w:t>
      </w:r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>, (</w:t>
      </w:r>
      <w:proofErr w:type="spellStart"/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>pág</w:t>
      </w:r>
      <w:proofErr w:type="spellEnd"/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 xml:space="preserve"> 17) en lo referente a los </w:t>
      </w:r>
      <w:r w:rsidRPr="00736996">
        <w:rPr>
          <w:rFonts w:ascii="Calibri" w:hAnsi="Calibri" w:cs="Calibri"/>
          <w:b/>
          <w:bCs/>
          <w:color w:val="000000"/>
          <w:bdr w:val="none" w:sz="0" w:space="0" w:color="auto" w:frame="1"/>
          <w:lang w:val="es-ES" w:eastAsia="es-CO"/>
        </w:rPr>
        <w:t>Actores institucionales que generan información</w:t>
      </w:r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>, se solicita evaluar alternativas de este rol, debido a que la función no debe quedar exclusivamente a cargo de las entidades departamentales, y municipales. Debe aclararse cómo se proveerá esta información: Paso 1, información DNP o DAFP y Paso 2 entidad territorial complementa. Es recomendable plantear un modelo mixto que garantice la información básica por interoperabilidad y dejar a la vez la posibilidad que los actores institucionales territoriales complementen la información. </w:t>
      </w:r>
    </w:p>
    <w:p w14:paraId="21000D68" w14:textId="77777777" w:rsidR="00CD6D8D" w:rsidRPr="00736996" w:rsidRDefault="00CD6D8D" w:rsidP="00D62F67">
      <w:pPr>
        <w:shd w:val="clear" w:color="auto" w:fill="FAF9F8"/>
        <w:spacing w:after="0" w:line="253" w:lineRule="atLeast"/>
        <w:ind w:left="1608"/>
        <w:textAlignment w:val="baseline"/>
        <w:rPr>
          <w:rFonts w:ascii="Calibri" w:hAnsi="Calibri" w:cs="Calibri"/>
          <w:color w:val="000000"/>
          <w:lang w:eastAsia="es-CO"/>
        </w:rPr>
      </w:pPr>
      <w:r w:rsidRPr="00736996">
        <w:rPr>
          <w:rFonts w:cs="Arial"/>
          <w:color w:val="000000"/>
          <w:bdr w:val="none" w:sz="0" w:space="0" w:color="auto" w:frame="1"/>
          <w:lang w:val="es-ES" w:eastAsia="es-CO"/>
        </w:rPr>
        <w:t> </w:t>
      </w:r>
      <w:r w:rsidRPr="00736996">
        <w:rPr>
          <w:rFonts w:ascii="Calibri" w:hAnsi="Calibri" w:cs="Calibri"/>
          <w:b/>
          <w:bCs/>
          <w:color w:val="000000"/>
          <w:bdr w:val="none" w:sz="0" w:space="0" w:color="auto" w:frame="1"/>
          <w:lang w:val="es-ES" w:eastAsia="es-CO"/>
        </w:rPr>
        <w:t>Respuesta</w:t>
      </w:r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 xml:space="preserve">: Se acoge la recomendación. ( </w:t>
      </w:r>
      <w:proofErr w:type="spellStart"/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>pág</w:t>
      </w:r>
      <w:proofErr w:type="spellEnd"/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t xml:space="preserve"> 22)</w:t>
      </w:r>
      <w:r w:rsidRPr="00736996">
        <w:rPr>
          <w:rFonts w:ascii="Calibri" w:hAnsi="Calibri" w:cs="Calibri"/>
          <w:color w:val="000000"/>
          <w:bdr w:val="none" w:sz="0" w:space="0" w:color="auto" w:frame="1"/>
          <w:lang w:val="es-ES" w:eastAsia="es-CO"/>
        </w:rPr>
        <w:br/>
      </w:r>
    </w:p>
    <w:p w14:paraId="0DB8951A" w14:textId="1B88381F" w:rsidR="00CD6D8D" w:rsidRDefault="00CD6D8D">
      <w:pPr>
        <w:pStyle w:val="Textocomentario"/>
      </w:pPr>
    </w:p>
  </w:comment>
  <w:comment w:id="101" w:author="Elsa Quiñones" w:date="2021-10-22T17:55:00Z" w:initials="EQ">
    <w:p w14:paraId="7A7DB56E" w14:textId="6DCF4B0D" w:rsidR="00CD6D8D" w:rsidRDefault="00CD6D8D">
      <w:pPr>
        <w:pStyle w:val="Textocomentario"/>
      </w:pPr>
      <w:r>
        <w:rPr>
          <w:rStyle w:val="Refdecomentario"/>
        </w:rPr>
        <w:annotationRef/>
      </w:r>
      <w:r>
        <w:t>Se cuenta con s</w:t>
      </w:r>
      <w:r w:rsidRPr="006B0FE2">
        <w:t xml:space="preserve">ervicio web para </w:t>
      </w:r>
      <w:r w:rsidR="00156C98" w:rsidRPr="006B0FE2">
        <w:t xml:space="preserve">intercambiar </w:t>
      </w:r>
      <w:r w:rsidR="00156C98">
        <w:t>los</w:t>
      </w:r>
      <w:r>
        <w:t xml:space="preserve"> datos de los proyectos, que permita la interoperabilidad entre las entidades ¿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E3F09E6" w15:done="0"/>
  <w15:commentEx w15:paraId="5B696DD1" w15:paraIdParent="2E3F09E6" w15:done="0"/>
  <w15:commentEx w15:paraId="247FFFE1" w15:done="0"/>
  <w15:commentEx w15:paraId="619FD280" w15:paraIdParent="247FFFE1" w15:done="0"/>
  <w15:commentEx w15:paraId="6CEA8670" w15:done="0"/>
  <w15:commentEx w15:paraId="0815E1AE" w15:done="0"/>
  <w15:commentEx w15:paraId="7EF11A04" w15:done="0"/>
  <w15:commentEx w15:paraId="19856E88" w15:paraIdParent="7EF11A04" w15:done="0"/>
  <w15:commentEx w15:paraId="36931405" w15:done="0"/>
  <w15:commentEx w15:paraId="6818B4A9" w15:done="0"/>
  <w15:commentEx w15:paraId="47D50136" w15:done="0"/>
  <w15:commentEx w15:paraId="14D036C5" w15:done="0"/>
  <w15:commentEx w15:paraId="1106005F" w15:done="0"/>
  <w15:commentEx w15:paraId="772E4AC6" w15:done="0"/>
  <w15:commentEx w15:paraId="40D8EE73" w15:done="0"/>
  <w15:commentEx w15:paraId="742D9284" w15:done="0"/>
  <w15:commentEx w15:paraId="53E487E2" w15:done="0"/>
  <w15:commentEx w15:paraId="12FB565C" w15:done="0"/>
  <w15:commentEx w15:paraId="3D4547BD" w15:done="0"/>
  <w15:commentEx w15:paraId="2AF18928" w15:done="0"/>
  <w15:commentEx w15:paraId="0BF51147" w15:done="0"/>
  <w15:commentEx w15:paraId="13AA7589" w15:done="0"/>
  <w15:commentEx w15:paraId="545F45E3" w15:done="0"/>
  <w15:commentEx w15:paraId="0DDD539A" w15:done="0"/>
  <w15:commentEx w15:paraId="33E10BCB" w15:done="0"/>
  <w15:commentEx w15:paraId="6CC02573" w15:done="0"/>
  <w15:commentEx w15:paraId="6CA9F0E6" w15:done="0"/>
  <w15:commentEx w15:paraId="7DBBEBDE" w15:paraIdParent="6CA9F0E6" w15:done="0"/>
  <w15:commentEx w15:paraId="2CB4426D" w15:done="0"/>
  <w15:commentEx w15:paraId="71528B89" w15:done="0"/>
  <w15:commentEx w15:paraId="3973290E" w15:done="0"/>
  <w15:commentEx w15:paraId="0DB8951A" w15:done="0"/>
  <w15:commentEx w15:paraId="7A7DB56E" w15:paraIdParent="0DB895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1D54AE" w16cex:dateUtc="2021-10-22T20:18:00Z"/>
  <w16cex:commentExtensible w16cex:durableId="251D54F8" w16cex:dateUtc="2021-10-22T20:19:00Z"/>
  <w16cex:commentExtensible w16cex:durableId="251D7D53" w16cex:dateUtc="2021-10-22T23:11:00Z"/>
  <w16cex:commentExtensible w16cex:durableId="251D7D70" w16cex:dateUtc="2021-10-22T23:12:00Z"/>
  <w16cex:commentExtensible w16cex:durableId="251D526C" w16cex:dateUtc="2021-10-22T20:08:00Z"/>
  <w16cex:commentExtensible w16cex:durableId="251D7E06" w16cex:dateUtc="2021-10-22T23:14:00Z"/>
  <w16cex:commentExtensible w16cex:durableId="251D529C" w16cex:dateUtc="2021-10-22T20:09:00Z"/>
  <w16cex:commentExtensible w16cex:durableId="251D52B3" w16cex:dateUtc="2021-10-22T20:09:00Z"/>
  <w16cex:commentExtensible w16cex:durableId="251D5217" w16cex:dateUtc="2021-10-22T20:07:00Z"/>
  <w16cex:commentExtensible w16cex:durableId="251D7EAA" w16cex:dateUtc="2021-10-22T23:17:00Z"/>
  <w16cex:commentExtensible w16cex:durableId="251D7ED1" w16cex:dateUtc="2021-10-22T23:17:00Z"/>
  <w16cex:commentExtensible w16cex:durableId="251D8208" w16cex:dateUtc="2021-10-22T23:31:00Z"/>
  <w16cex:commentExtensible w16cex:durableId="251D814B" w16cex:dateUtc="2021-10-22T23:28:00Z"/>
  <w16cex:commentExtensible w16cex:durableId="251D7CDC" w16cex:dateUtc="2021-10-22T23:09:00Z"/>
  <w16cex:commentExtensible w16cex:durableId="251D77E0" w16cex:dateUtc="2021-10-22T22:48:00Z"/>
  <w16cex:commentExtensible w16cex:durableId="251D797F" w16cex:dateUtc="2021-10-22T22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E3F09E6" w16cid:durableId="251D54AE"/>
  <w16cid:commentId w16cid:paraId="5B696DD1" w16cid:durableId="251D54F8"/>
  <w16cid:commentId w16cid:paraId="247FFFE1" w16cid:durableId="251D7D53"/>
  <w16cid:commentId w16cid:paraId="619FD280" w16cid:durableId="251D7D70"/>
  <w16cid:commentId w16cid:paraId="6CEA8670" w16cid:durableId="251D526C"/>
  <w16cid:commentId w16cid:paraId="0815E1AE" w16cid:durableId="251D7E06"/>
  <w16cid:commentId w16cid:paraId="7EF11A04" w16cid:durableId="251D529C"/>
  <w16cid:commentId w16cid:paraId="19856E88" w16cid:durableId="251D52B3"/>
  <w16cid:commentId w16cid:paraId="36931405" w16cid:durableId="251D5217"/>
  <w16cid:commentId w16cid:paraId="6818B4A9" w16cid:durableId="251D7EAA"/>
  <w16cid:commentId w16cid:paraId="47D50136" w16cid:durableId="251D7ED1"/>
  <w16cid:commentId w16cid:paraId="14D036C5" w16cid:durableId="25215CD7"/>
  <w16cid:commentId w16cid:paraId="1106005F" w16cid:durableId="25215D91"/>
  <w16cid:commentId w16cid:paraId="772E4AC6" w16cid:durableId="25215DAB"/>
  <w16cid:commentId w16cid:paraId="40D8EE73" w16cid:durableId="25215DC7"/>
  <w16cid:commentId w16cid:paraId="742D9284" w16cid:durableId="2521697F"/>
  <w16cid:commentId w16cid:paraId="53E487E2" w16cid:durableId="25215E22"/>
  <w16cid:commentId w16cid:paraId="12FB565C" w16cid:durableId="25215E36"/>
  <w16cid:commentId w16cid:paraId="3D4547BD" w16cid:durableId="25215E4F"/>
  <w16cid:commentId w16cid:paraId="2AF18928" w16cid:durableId="25215E7F"/>
  <w16cid:commentId w16cid:paraId="0BF51147" w16cid:durableId="25215F25"/>
  <w16cid:commentId w16cid:paraId="13AA7589" w16cid:durableId="25215EC5"/>
  <w16cid:commentId w16cid:paraId="545F45E3" w16cid:durableId="25215F43"/>
  <w16cid:commentId w16cid:paraId="0DDD539A" w16cid:durableId="25215F58"/>
  <w16cid:commentId w16cid:paraId="33E10BCB" w16cid:durableId="25215F98"/>
  <w16cid:commentId w16cid:paraId="6CC02573" w16cid:durableId="25215F86"/>
  <w16cid:commentId w16cid:paraId="6CA9F0E6" w16cid:durableId="25215F73"/>
  <w16cid:commentId w16cid:paraId="7DBBEBDE" w16cid:durableId="25215F78"/>
  <w16cid:commentId w16cid:paraId="2CB4426D" w16cid:durableId="251D8208"/>
  <w16cid:commentId w16cid:paraId="71528B89" w16cid:durableId="251D814B"/>
  <w16cid:commentId w16cid:paraId="3973290E" w16cid:durableId="251D7CDC"/>
  <w16cid:commentId w16cid:paraId="0DB8951A" w16cid:durableId="251D77E0"/>
  <w16cid:commentId w16cid:paraId="7A7DB56E" w16cid:durableId="251D797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233CB8" w14:textId="77777777" w:rsidR="00AA38C9" w:rsidRDefault="00AA38C9">
      <w:r>
        <w:separator/>
      </w:r>
    </w:p>
  </w:endnote>
  <w:endnote w:type="continuationSeparator" w:id="0">
    <w:p w14:paraId="2F866FB8" w14:textId="77777777" w:rsidR="00AA38C9" w:rsidRDefault="00AA3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bin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1"/>
    <w:family w:val="swiss"/>
    <w:pitch w:val="default"/>
  </w:font>
  <w:font w:name="WenQuanYi Zen Hei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Flama Book">
    <w:altName w:val="Flama Book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lama Medium">
    <w:altName w:val="Flama Medium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Gill Sans">
    <w:altName w:val="Segoe UI Light"/>
    <w:charset w:val="B1"/>
    <w:family w:val="swiss"/>
    <w:pitch w:val="variable"/>
    <w:sig w:usb0="80000A67" w:usb1="00000000" w:usb2="00000000" w:usb3="00000000" w:csb0="000001F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49D184" w14:textId="77777777" w:rsidR="00CD6D8D" w:rsidRDefault="00CD6D8D">
    <w:pPr>
      <w:pBdr>
        <w:top w:val="single" w:sz="8" w:space="1" w:color="000000"/>
        <w:left w:val="nil"/>
        <w:bottom w:val="nil"/>
        <w:right w:val="nil"/>
        <w:between w:val="nil"/>
      </w:pBdr>
      <w:tabs>
        <w:tab w:val="left" w:pos="0"/>
        <w:tab w:val="right" w:pos="9360"/>
        <w:tab w:val="right" w:pos="10080"/>
      </w:tabs>
      <w:rPr>
        <w:rFonts w:eastAsia="Arial" w:cs="Arial"/>
        <w:color w:val="000000"/>
        <w:sz w:val="18"/>
        <w:szCs w:val="18"/>
      </w:rPr>
    </w:pPr>
    <w:r>
      <w:rPr>
        <w:rFonts w:eastAsia="Arial" w:cs="Arial"/>
        <w:color w:val="000000"/>
        <w:sz w:val="20"/>
        <w:szCs w:val="20"/>
      </w:rPr>
      <w:fldChar w:fldCharType="begin"/>
    </w:r>
    <w:r>
      <w:rPr>
        <w:rFonts w:eastAsia="Arial" w:cs="Arial"/>
        <w:color w:val="000000"/>
        <w:sz w:val="20"/>
        <w:szCs w:val="20"/>
      </w:rPr>
      <w:instrText>PAGE</w:instrText>
    </w:r>
    <w:r>
      <w:rPr>
        <w:rFonts w:eastAsia="Arial" w:cs="Arial"/>
        <w:color w:val="000000"/>
        <w:sz w:val="20"/>
        <w:szCs w:val="20"/>
      </w:rPr>
      <w:fldChar w:fldCharType="end"/>
    </w:r>
    <w:r>
      <w:rPr>
        <w:rFonts w:eastAsia="Arial" w:cs="Arial"/>
        <w:color w:val="000000"/>
        <w:sz w:val="20"/>
        <w:szCs w:val="20"/>
      </w:rPr>
      <w:tab/>
    </w:r>
    <w:proofErr w:type="spellStart"/>
    <w:r>
      <w:rPr>
        <w:rFonts w:eastAsia="Arial" w:cs="Arial"/>
        <w:color w:val="000000"/>
        <w:sz w:val="20"/>
        <w:szCs w:val="20"/>
      </w:rPr>
      <w:t>document</w:t>
    </w:r>
    <w:proofErr w:type="spellEnd"/>
    <w:r>
      <w:rPr>
        <w:rFonts w:eastAsia="Arial" w:cs="Arial"/>
        <w:color w:val="000000"/>
        <w:sz w:val="20"/>
        <w:szCs w:val="20"/>
      </w:rPr>
      <w:t xml:space="preserve"> </w:t>
    </w:r>
    <w:proofErr w:type="spellStart"/>
    <w:r>
      <w:rPr>
        <w:rFonts w:eastAsia="Arial" w:cs="Arial"/>
        <w:color w:val="000000"/>
        <w:sz w:val="20"/>
        <w:szCs w:val="20"/>
      </w:rPr>
      <w:t>title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95594169"/>
      <w:docPartObj>
        <w:docPartGallery w:val="Page Numbers (Bottom of Page)"/>
        <w:docPartUnique/>
      </w:docPartObj>
    </w:sdtPr>
    <w:sdtEndPr/>
    <w:sdtContent>
      <w:p w14:paraId="6BD3749D" w14:textId="59504034" w:rsidR="00CD6D8D" w:rsidRDefault="00CD6D8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44A76" w:rsidRPr="00A44A76">
          <w:rPr>
            <w:noProof/>
            <w:lang w:val="es-ES"/>
          </w:rPr>
          <w:t>14</w:t>
        </w:r>
        <w:r>
          <w:fldChar w:fldCharType="end"/>
        </w:r>
      </w:p>
    </w:sdtContent>
  </w:sdt>
  <w:p w14:paraId="2B1A4767" w14:textId="77777777" w:rsidR="00CD6D8D" w:rsidRDefault="00CD6D8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DD570B" w14:textId="77777777" w:rsidR="00CD6D8D" w:rsidRDefault="00CD6D8D">
    <w:pPr>
      <w:pBdr>
        <w:top w:val="single" w:sz="8" w:space="1" w:color="000000"/>
        <w:left w:val="nil"/>
        <w:bottom w:val="nil"/>
        <w:right w:val="nil"/>
        <w:between w:val="nil"/>
      </w:pBdr>
      <w:tabs>
        <w:tab w:val="right" w:pos="9360"/>
        <w:tab w:val="right" w:pos="10080"/>
      </w:tabs>
      <w:rPr>
        <w:rFonts w:eastAsia="Arial" w:cs="Arial"/>
        <w:color w:val="000000"/>
        <w:sz w:val="20"/>
        <w:szCs w:val="20"/>
      </w:rPr>
    </w:pPr>
    <w:r>
      <w:rPr>
        <w:rFonts w:eastAsia="Arial" w:cs="Arial"/>
        <w:color w:val="000000"/>
        <w:sz w:val="20"/>
        <w:szCs w:val="20"/>
      </w:rPr>
      <w:t>DOCUMENT TITLE</w:t>
    </w:r>
    <w:r>
      <w:rPr>
        <w:rFonts w:eastAsia="Arial" w:cs="Arial"/>
        <w:color w:val="000000"/>
        <w:sz w:val="20"/>
        <w:szCs w:val="20"/>
      </w:rPr>
      <w:tab/>
    </w:r>
    <w:r>
      <w:rPr>
        <w:rFonts w:eastAsia="Arial" w:cs="Arial"/>
        <w:color w:val="000000"/>
        <w:sz w:val="20"/>
        <w:szCs w:val="20"/>
      </w:rPr>
      <w:fldChar w:fldCharType="begin"/>
    </w:r>
    <w:r>
      <w:rPr>
        <w:rFonts w:eastAsia="Arial" w:cs="Arial"/>
        <w:color w:val="000000"/>
        <w:sz w:val="20"/>
        <w:szCs w:val="20"/>
      </w:rPr>
      <w:instrText>PAGE</w:instrText>
    </w:r>
    <w:r>
      <w:rPr>
        <w:rFonts w:eastAsia="Arial" w:cs="Arial"/>
        <w:color w:val="0000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A4513D" w14:textId="77777777" w:rsidR="00AA38C9" w:rsidRDefault="00AA38C9">
      <w:r>
        <w:separator/>
      </w:r>
    </w:p>
  </w:footnote>
  <w:footnote w:type="continuationSeparator" w:id="0">
    <w:p w14:paraId="263B546D" w14:textId="77777777" w:rsidR="00AA38C9" w:rsidRDefault="00AA3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BFCF2C" w14:textId="77777777" w:rsidR="00CD6D8D" w:rsidRDefault="00CD6D8D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Gill Sans" w:eastAsia="Gill Sans" w:hAnsi="Gill Sans" w:cs="Gill Sans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0977868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52.5pt;height:105pt" o:bullet="t">
        <v:imagedata r:id="rId1" o:title="TRIANGULO NARANJA"/>
      </v:shape>
    </w:pict>
  </w:numPicBullet>
  <w:abstractNum w:abstractNumId="0" w15:restartNumberingAfterBreak="0">
    <w:nsid w:val="004B7044"/>
    <w:multiLevelType w:val="hybridMultilevel"/>
    <w:tmpl w:val="DFA0B6CA"/>
    <w:lvl w:ilvl="0" w:tplc="FA46EF28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61366"/>
    <w:multiLevelType w:val="hybridMultilevel"/>
    <w:tmpl w:val="DF52FFC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3935DFF"/>
    <w:multiLevelType w:val="hybridMultilevel"/>
    <w:tmpl w:val="A4223D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2F2401"/>
    <w:multiLevelType w:val="hybridMultilevel"/>
    <w:tmpl w:val="196A4A6A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167AF1"/>
    <w:multiLevelType w:val="multilevel"/>
    <w:tmpl w:val="62001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7E7882"/>
    <w:multiLevelType w:val="hybridMultilevel"/>
    <w:tmpl w:val="CA5E32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7F12C9"/>
    <w:multiLevelType w:val="hybridMultilevel"/>
    <w:tmpl w:val="A1D292E4"/>
    <w:lvl w:ilvl="0" w:tplc="FA46EF28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90D7078"/>
    <w:multiLevelType w:val="hybridMultilevel"/>
    <w:tmpl w:val="DD185DC6"/>
    <w:lvl w:ilvl="0" w:tplc="08063E3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A46EF28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8E70BC"/>
    <w:multiLevelType w:val="hybridMultilevel"/>
    <w:tmpl w:val="5EAA2BF2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2A3A92"/>
    <w:multiLevelType w:val="hybridMultilevel"/>
    <w:tmpl w:val="887EC1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D966B9"/>
    <w:multiLevelType w:val="hybridMultilevel"/>
    <w:tmpl w:val="40348CD8"/>
    <w:lvl w:ilvl="0" w:tplc="FA46EF28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A5A2B0C"/>
    <w:multiLevelType w:val="hybridMultilevel"/>
    <w:tmpl w:val="32D2F7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7774C7"/>
    <w:multiLevelType w:val="hybridMultilevel"/>
    <w:tmpl w:val="ACA825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BB49C8"/>
    <w:multiLevelType w:val="multilevel"/>
    <w:tmpl w:val="81F88732"/>
    <w:lvl w:ilvl="0">
      <w:start w:val="1"/>
      <w:numFmt w:val="bullet"/>
      <w:lvlText w:val=""/>
      <w:lvlJc w:val="left"/>
      <w:pPr>
        <w:tabs>
          <w:tab w:val="num" w:pos="340"/>
        </w:tabs>
        <w:ind w:left="510" w:hanging="170"/>
      </w:pPr>
      <w:rPr>
        <w:rFonts w:ascii="Symbol" w:hAnsi="Symbol" w:hint="default"/>
      </w:rPr>
    </w:lvl>
    <w:lvl w:ilvl="1">
      <w:start w:val="1"/>
      <w:numFmt w:val="bullet"/>
      <w:suff w:val="space"/>
      <w:lvlText w:val=""/>
      <w:lvlJc w:val="left"/>
      <w:pPr>
        <w:tabs>
          <w:tab w:val="num" w:pos="-1645"/>
        </w:tabs>
        <w:ind w:left="-1305" w:hanging="170"/>
      </w:pPr>
      <w:rPr>
        <w:rFonts w:ascii="Wingdings" w:hAnsi="Wingdings" w:cs="OpenSymbol"/>
      </w:rPr>
    </w:lvl>
    <w:lvl w:ilvl="2">
      <w:start w:val="1"/>
      <w:numFmt w:val="bullet"/>
      <w:suff w:val="space"/>
      <w:lvlText w:val=""/>
      <w:lvlJc w:val="left"/>
      <w:pPr>
        <w:tabs>
          <w:tab w:val="num" w:pos="-1645"/>
        </w:tabs>
        <w:ind w:left="-1135" w:hanging="170"/>
      </w:pPr>
      <w:rPr>
        <w:rFonts w:ascii="Wingdings" w:hAnsi="Wingdings" w:cs="OpenSymbol"/>
      </w:rPr>
    </w:lvl>
    <w:lvl w:ilvl="3">
      <w:start w:val="1"/>
      <w:numFmt w:val="bullet"/>
      <w:suff w:val="space"/>
      <w:lvlText w:val=""/>
      <w:lvlJc w:val="left"/>
      <w:pPr>
        <w:tabs>
          <w:tab w:val="num" w:pos="-1645"/>
        </w:tabs>
        <w:ind w:left="-965" w:hanging="170"/>
      </w:pPr>
      <w:rPr>
        <w:rFonts w:ascii="Wingdings" w:hAnsi="Wingdings" w:cs="OpenSymbol"/>
      </w:rPr>
    </w:lvl>
    <w:lvl w:ilvl="4">
      <w:start w:val="1"/>
      <w:numFmt w:val="bullet"/>
      <w:suff w:val="space"/>
      <w:lvlText w:val=""/>
      <w:lvlJc w:val="left"/>
      <w:pPr>
        <w:tabs>
          <w:tab w:val="num" w:pos="-1645"/>
        </w:tabs>
        <w:ind w:left="-795" w:hanging="170"/>
      </w:pPr>
      <w:rPr>
        <w:rFonts w:ascii="Wingdings" w:hAnsi="Wingdings" w:cs="OpenSymbol"/>
      </w:rPr>
    </w:lvl>
    <w:lvl w:ilvl="5">
      <w:start w:val="1"/>
      <w:numFmt w:val="bullet"/>
      <w:suff w:val="space"/>
      <w:lvlText w:val=""/>
      <w:lvlJc w:val="left"/>
      <w:pPr>
        <w:tabs>
          <w:tab w:val="num" w:pos="-1645"/>
        </w:tabs>
        <w:ind w:left="-625" w:hanging="170"/>
      </w:pPr>
      <w:rPr>
        <w:rFonts w:ascii="Wingdings" w:hAnsi="Wingdings" w:cs="OpenSymbol"/>
      </w:rPr>
    </w:lvl>
    <w:lvl w:ilvl="6">
      <w:start w:val="1"/>
      <w:numFmt w:val="bullet"/>
      <w:suff w:val="space"/>
      <w:lvlText w:val=""/>
      <w:lvlJc w:val="left"/>
      <w:pPr>
        <w:tabs>
          <w:tab w:val="num" w:pos="-1645"/>
        </w:tabs>
        <w:ind w:left="-454" w:hanging="170"/>
      </w:pPr>
      <w:rPr>
        <w:rFonts w:ascii="Wingdings" w:hAnsi="Wingdings" w:cs="OpenSymbol"/>
      </w:rPr>
    </w:lvl>
    <w:lvl w:ilvl="7">
      <w:start w:val="1"/>
      <w:numFmt w:val="bullet"/>
      <w:suff w:val="space"/>
      <w:lvlText w:val=""/>
      <w:lvlJc w:val="left"/>
      <w:pPr>
        <w:tabs>
          <w:tab w:val="num" w:pos="-1645"/>
        </w:tabs>
        <w:ind w:left="-284" w:hanging="170"/>
      </w:pPr>
      <w:rPr>
        <w:rFonts w:ascii="Wingdings" w:hAnsi="Wingdings" w:cs="OpenSymbol"/>
      </w:rPr>
    </w:lvl>
    <w:lvl w:ilvl="8">
      <w:start w:val="1"/>
      <w:numFmt w:val="bullet"/>
      <w:suff w:val="space"/>
      <w:lvlText w:val=""/>
      <w:lvlJc w:val="left"/>
      <w:pPr>
        <w:tabs>
          <w:tab w:val="num" w:pos="-1645"/>
        </w:tabs>
        <w:ind w:left="-114" w:hanging="170"/>
      </w:pPr>
      <w:rPr>
        <w:rFonts w:ascii="Wingdings" w:hAnsi="Wingdings" w:cs="OpenSymbol"/>
      </w:rPr>
    </w:lvl>
  </w:abstractNum>
  <w:abstractNum w:abstractNumId="14" w15:restartNumberingAfterBreak="0">
    <w:nsid w:val="1EB37693"/>
    <w:multiLevelType w:val="multilevel"/>
    <w:tmpl w:val="68F268F8"/>
    <w:lvl w:ilvl="0">
      <w:start w:val="1"/>
      <w:numFmt w:val="bullet"/>
      <w:lvlText w:val=""/>
      <w:lvlPicBulletId w:val="0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lvlText w:val=""/>
      <w:lvlJc w:val="left"/>
      <w:pPr>
        <w:tabs>
          <w:tab w:val="num" w:pos="454"/>
        </w:tabs>
        <w:ind w:left="454" w:hanging="227"/>
      </w:pPr>
      <w:rPr>
        <w:rFonts w:ascii="Wingdings" w:hAnsi="Wingdings" w:cs="OpenSymbol"/>
      </w:rPr>
    </w:lvl>
    <w:lvl w:ilvl="2">
      <w:start w:val="1"/>
      <w:numFmt w:val="bullet"/>
      <w:lvlText w:val=""/>
      <w:lvlJc w:val="left"/>
      <w:pPr>
        <w:tabs>
          <w:tab w:val="num" w:pos="680"/>
        </w:tabs>
        <w:ind w:left="680" w:hanging="227"/>
      </w:pPr>
      <w:rPr>
        <w:rFonts w:ascii="Wingdings" w:hAnsi="Wingdings" w:cs="OpenSymbol"/>
      </w:rPr>
    </w:lvl>
    <w:lvl w:ilvl="3">
      <w:start w:val="1"/>
      <w:numFmt w:val="bullet"/>
      <w:lvlText w:val=""/>
      <w:lvlJc w:val="left"/>
      <w:pPr>
        <w:tabs>
          <w:tab w:val="num" w:pos="907"/>
        </w:tabs>
        <w:ind w:left="907" w:hanging="227"/>
      </w:pPr>
      <w:rPr>
        <w:rFonts w:ascii="Wingdings" w:hAnsi="Wingdings" w:cs="OpenSymbol"/>
      </w:rPr>
    </w:lvl>
    <w:lvl w:ilvl="4">
      <w:start w:val="1"/>
      <w:numFmt w:val="bullet"/>
      <w:lvlText w:val=""/>
      <w:lvlJc w:val="left"/>
      <w:pPr>
        <w:tabs>
          <w:tab w:val="num" w:pos="1134"/>
        </w:tabs>
        <w:ind w:left="1134" w:hanging="227"/>
      </w:pPr>
      <w:rPr>
        <w:rFonts w:ascii="Wingdings" w:hAnsi="Wingdings" w:cs="OpenSymbol"/>
      </w:rPr>
    </w:lvl>
    <w:lvl w:ilvl="5">
      <w:start w:val="1"/>
      <w:numFmt w:val="bullet"/>
      <w:lvlText w:val=""/>
      <w:lvlJc w:val="left"/>
      <w:pPr>
        <w:tabs>
          <w:tab w:val="num" w:pos="1361"/>
        </w:tabs>
        <w:ind w:left="1361" w:hanging="227"/>
      </w:pPr>
      <w:rPr>
        <w:rFonts w:ascii="Wingdings" w:hAnsi="Wingdings" w:cs="OpenSymbol"/>
      </w:rPr>
    </w:lvl>
    <w:lvl w:ilvl="6">
      <w:start w:val="1"/>
      <w:numFmt w:val="bullet"/>
      <w:lvlText w:val=""/>
      <w:lvlJc w:val="left"/>
      <w:pPr>
        <w:tabs>
          <w:tab w:val="num" w:pos="1587"/>
        </w:tabs>
        <w:ind w:left="1587" w:hanging="227"/>
      </w:pPr>
      <w:rPr>
        <w:rFonts w:ascii="Wingdings" w:hAnsi="Wingdings" w:cs="OpenSymbol"/>
      </w:rPr>
    </w:lvl>
    <w:lvl w:ilvl="7">
      <w:start w:val="1"/>
      <w:numFmt w:val="bullet"/>
      <w:lvlText w:val=""/>
      <w:lvlJc w:val="left"/>
      <w:pPr>
        <w:tabs>
          <w:tab w:val="num" w:pos="1814"/>
        </w:tabs>
        <w:ind w:left="1814" w:hanging="227"/>
      </w:pPr>
      <w:rPr>
        <w:rFonts w:ascii="Wingdings" w:hAnsi="Wingdings" w:cs="OpenSymbol"/>
      </w:rPr>
    </w:lvl>
    <w:lvl w:ilvl="8">
      <w:start w:val="1"/>
      <w:numFmt w:val="bullet"/>
      <w:lvlText w:val=""/>
      <w:lvlJc w:val="left"/>
      <w:pPr>
        <w:tabs>
          <w:tab w:val="num" w:pos="2041"/>
        </w:tabs>
        <w:ind w:left="2041" w:hanging="227"/>
      </w:pPr>
      <w:rPr>
        <w:rFonts w:ascii="Wingdings" w:hAnsi="Wingdings" w:cs="OpenSymbol"/>
      </w:rPr>
    </w:lvl>
  </w:abstractNum>
  <w:abstractNum w:abstractNumId="15" w15:restartNumberingAfterBreak="0">
    <w:nsid w:val="218762C6"/>
    <w:multiLevelType w:val="multilevel"/>
    <w:tmpl w:val="90966A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  <w:b/>
        <w:color w:val="1F497D" w:themeColor="text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29F62D7"/>
    <w:multiLevelType w:val="hybridMultilevel"/>
    <w:tmpl w:val="815C3D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01749C"/>
    <w:multiLevelType w:val="hybridMultilevel"/>
    <w:tmpl w:val="C192BAB8"/>
    <w:lvl w:ilvl="0" w:tplc="FA46EF28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396B26"/>
    <w:multiLevelType w:val="hybridMultilevel"/>
    <w:tmpl w:val="F9CCCB2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344E3"/>
    <w:multiLevelType w:val="hybridMultilevel"/>
    <w:tmpl w:val="8B7EE8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0805DE"/>
    <w:multiLevelType w:val="hybridMultilevel"/>
    <w:tmpl w:val="B0182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06C374">
      <w:numFmt w:val="bullet"/>
      <w:lvlText w:val="-"/>
      <w:lvlJc w:val="left"/>
      <w:pPr>
        <w:ind w:left="2880" w:hanging="360"/>
      </w:pPr>
      <w:rPr>
        <w:rFonts w:ascii="Calibri Light" w:eastAsiaTheme="minorEastAsia" w:hAnsi="Calibri Light" w:cstheme="minorBidi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AC648A"/>
    <w:multiLevelType w:val="hybridMultilevel"/>
    <w:tmpl w:val="7ABC1948"/>
    <w:lvl w:ilvl="0" w:tplc="08063E3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52B6B6C"/>
    <w:multiLevelType w:val="hybridMultilevel"/>
    <w:tmpl w:val="B6D21388"/>
    <w:lvl w:ilvl="0" w:tplc="9E62BD6C">
      <w:start w:val="1"/>
      <w:numFmt w:val="bullet"/>
      <w:pStyle w:val="Enumeracin1inicio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28EF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D6668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9D4A2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1C83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18C95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EA4C4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A409D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B3297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396634A2"/>
    <w:multiLevelType w:val="hybridMultilevel"/>
    <w:tmpl w:val="BA04A9BE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DEE1180"/>
    <w:multiLevelType w:val="hybridMultilevel"/>
    <w:tmpl w:val="6F2ECC40"/>
    <w:lvl w:ilvl="0" w:tplc="4BDC8E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067A81"/>
    <w:multiLevelType w:val="hybridMultilevel"/>
    <w:tmpl w:val="EFA427B4"/>
    <w:lvl w:ilvl="0" w:tplc="FA46EF28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3C1567"/>
    <w:multiLevelType w:val="hybridMultilevel"/>
    <w:tmpl w:val="99E0C78A"/>
    <w:lvl w:ilvl="0" w:tplc="08063E3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2E4416"/>
    <w:multiLevelType w:val="hybridMultilevel"/>
    <w:tmpl w:val="94D8B954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2061229"/>
    <w:multiLevelType w:val="hybridMultilevel"/>
    <w:tmpl w:val="D1DA417A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44E2750"/>
    <w:multiLevelType w:val="hybridMultilevel"/>
    <w:tmpl w:val="72E67C58"/>
    <w:lvl w:ilvl="0" w:tplc="08063E32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6223F80"/>
    <w:multiLevelType w:val="hybridMultilevel"/>
    <w:tmpl w:val="059C98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FA2C05"/>
    <w:multiLevelType w:val="hybridMultilevel"/>
    <w:tmpl w:val="D81C29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20291C"/>
    <w:multiLevelType w:val="hybridMultilevel"/>
    <w:tmpl w:val="1D3A970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1C667E0"/>
    <w:multiLevelType w:val="hybridMultilevel"/>
    <w:tmpl w:val="908E1F8E"/>
    <w:lvl w:ilvl="0" w:tplc="FA46EF28">
      <w:numFmt w:val="bullet"/>
      <w:lvlText w:val="•"/>
      <w:lvlJc w:val="left"/>
      <w:pPr>
        <w:ind w:left="360" w:hanging="360"/>
      </w:pPr>
      <w:rPr>
        <w:rFonts w:ascii="Arial" w:eastAsia="Times New Roman" w:hAnsi="Arial" w:cs="Arial" w:hint="default"/>
        <w:color w:val="auto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706C374">
      <w:numFmt w:val="bullet"/>
      <w:lvlText w:val="-"/>
      <w:lvlJc w:val="left"/>
      <w:pPr>
        <w:ind w:left="2520" w:hanging="360"/>
      </w:pPr>
      <w:rPr>
        <w:rFonts w:ascii="Calibri Light" w:eastAsiaTheme="minorEastAsia" w:hAnsi="Calibri Light" w:cstheme="minorBidi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3203106"/>
    <w:multiLevelType w:val="multilevel"/>
    <w:tmpl w:val="FF04E4CA"/>
    <w:lvl w:ilvl="0">
      <w:start w:val="1"/>
      <w:numFmt w:val="bullet"/>
      <w:lvlText w:val=""/>
      <w:lvlPicBulletId w:val="0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lvlText w:val=""/>
      <w:lvlJc w:val="left"/>
      <w:pPr>
        <w:tabs>
          <w:tab w:val="num" w:pos="454"/>
        </w:tabs>
        <w:ind w:left="454" w:hanging="227"/>
      </w:pPr>
      <w:rPr>
        <w:rFonts w:ascii="Wingdings" w:hAnsi="Wingdings" w:cs="OpenSymbol"/>
      </w:rPr>
    </w:lvl>
    <w:lvl w:ilvl="2">
      <w:start w:val="1"/>
      <w:numFmt w:val="bullet"/>
      <w:lvlText w:val=""/>
      <w:lvlJc w:val="left"/>
      <w:pPr>
        <w:tabs>
          <w:tab w:val="num" w:pos="680"/>
        </w:tabs>
        <w:ind w:left="680" w:hanging="227"/>
      </w:pPr>
      <w:rPr>
        <w:rFonts w:ascii="Wingdings" w:hAnsi="Wingdings" w:cs="OpenSymbol"/>
      </w:rPr>
    </w:lvl>
    <w:lvl w:ilvl="3">
      <w:start w:val="1"/>
      <w:numFmt w:val="bullet"/>
      <w:lvlText w:val=""/>
      <w:lvlJc w:val="left"/>
      <w:pPr>
        <w:tabs>
          <w:tab w:val="num" w:pos="907"/>
        </w:tabs>
        <w:ind w:left="907" w:hanging="227"/>
      </w:pPr>
      <w:rPr>
        <w:rFonts w:ascii="Wingdings" w:hAnsi="Wingdings" w:cs="OpenSymbol"/>
      </w:rPr>
    </w:lvl>
    <w:lvl w:ilvl="4">
      <w:start w:val="1"/>
      <w:numFmt w:val="bullet"/>
      <w:lvlText w:val=""/>
      <w:lvlJc w:val="left"/>
      <w:pPr>
        <w:tabs>
          <w:tab w:val="num" w:pos="1134"/>
        </w:tabs>
        <w:ind w:left="1134" w:hanging="227"/>
      </w:pPr>
      <w:rPr>
        <w:rFonts w:ascii="Wingdings" w:hAnsi="Wingdings" w:cs="OpenSymbol"/>
      </w:rPr>
    </w:lvl>
    <w:lvl w:ilvl="5">
      <w:start w:val="1"/>
      <w:numFmt w:val="bullet"/>
      <w:lvlText w:val=""/>
      <w:lvlJc w:val="left"/>
      <w:pPr>
        <w:tabs>
          <w:tab w:val="num" w:pos="1361"/>
        </w:tabs>
        <w:ind w:left="1361" w:hanging="227"/>
      </w:pPr>
      <w:rPr>
        <w:rFonts w:ascii="Wingdings" w:hAnsi="Wingdings" w:cs="OpenSymbol"/>
      </w:rPr>
    </w:lvl>
    <w:lvl w:ilvl="6">
      <w:start w:val="1"/>
      <w:numFmt w:val="bullet"/>
      <w:lvlText w:val=""/>
      <w:lvlJc w:val="left"/>
      <w:pPr>
        <w:tabs>
          <w:tab w:val="num" w:pos="1587"/>
        </w:tabs>
        <w:ind w:left="1587" w:hanging="227"/>
      </w:pPr>
      <w:rPr>
        <w:rFonts w:ascii="Wingdings" w:hAnsi="Wingdings" w:cs="OpenSymbol"/>
      </w:rPr>
    </w:lvl>
    <w:lvl w:ilvl="7">
      <w:start w:val="1"/>
      <w:numFmt w:val="bullet"/>
      <w:lvlText w:val=""/>
      <w:lvlJc w:val="left"/>
      <w:pPr>
        <w:tabs>
          <w:tab w:val="num" w:pos="1814"/>
        </w:tabs>
        <w:ind w:left="1814" w:hanging="227"/>
      </w:pPr>
      <w:rPr>
        <w:rFonts w:ascii="Wingdings" w:hAnsi="Wingdings" w:cs="OpenSymbol"/>
      </w:rPr>
    </w:lvl>
    <w:lvl w:ilvl="8">
      <w:start w:val="1"/>
      <w:numFmt w:val="bullet"/>
      <w:lvlText w:val=""/>
      <w:lvlJc w:val="left"/>
      <w:pPr>
        <w:tabs>
          <w:tab w:val="num" w:pos="2041"/>
        </w:tabs>
        <w:ind w:left="2041" w:hanging="227"/>
      </w:pPr>
      <w:rPr>
        <w:rFonts w:ascii="Wingdings" w:hAnsi="Wingdings" w:cs="OpenSymbol"/>
      </w:rPr>
    </w:lvl>
  </w:abstractNum>
  <w:abstractNum w:abstractNumId="35" w15:restartNumberingAfterBreak="0">
    <w:nsid w:val="59C17DD3"/>
    <w:multiLevelType w:val="hybridMultilevel"/>
    <w:tmpl w:val="B3E019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925B72"/>
    <w:multiLevelType w:val="hybridMultilevel"/>
    <w:tmpl w:val="09B833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6E086E"/>
    <w:multiLevelType w:val="hybridMultilevel"/>
    <w:tmpl w:val="19BA74FE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CAA0679"/>
    <w:multiLevelType w:val="hybridMultilevel"/>
    <w:tmpl w:val="E5D225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715458"/>
    <w:multiLevelType w:val="hybridMultilevel"/>
    <w:tmpl w:val="D034FD5E"/>
    <w:lvl w:ilvl="0" w:tplc="A10CF2BA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C706C374">
      <w:numFmt w:val="bullet"/>
      <w:lvlText w:val="-"/>
      <w:lvlJc w:val="left"/>
      <w:pPr>
        <w:ind w:left="2520" w:hanging="360"/>
      </w:pPr>
      <w:rPr>
        <w:rFonts w:ascii="Calibri Light" w:eastAsiaTheme="minorEastAsia" w:hAnsi="Calibri Light" w:cstheme="minorBidi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E737B30"/>
    <w:multiLevelType w:val="hybridMultilevel"/>
    <w:tmpl w:val="43C43ACE"/>
    <w:lvl w:ilvl="0" w:tplc="637CF7D4">
      <w:start w:val="1"/>
      <w:numFmt w:val="bullet"/>
      <w:pStyle w:val="Continuarlista2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7828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C23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476D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82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796D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5EA7B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6A54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C481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6E894990"/>
    <w:multiLevelType w:val="hybridMultilevel"/>
    <w:tmpl w:val="CC64C3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F084D4F"/>
    <w:multiLevelType w:val="hybridMultilevel"/>
    <w:tmpl w:val="FA6486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0E6343"/>
    <w:multiLevelType w:val="multilevel"/>
    <w:tmpl w:val="A342C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413194"/>
    <w:multiLevelType w:val="hybridMultilevel"/>
    <w:tmpl w:val="84C4CE66"/>
    <w:lvl w:ilvl="0" w:tplc="FA46EF28">
      <w:numFmt w:val="bullet"/>
      <w:lvlText w:val="•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59B04A4"/>
    <w:multiLevelType w:val="multilevel"/>
    <w:tmpl w:val="49E648FA"/>
    <w:lvl w:ilvl="0">
      <w:start w:val="1"/>
      <w:numFmt w:val="bullet"/>
      <w:lvlText w:val=""/>
      <w:lvlJc w:val="left"/>
      <w:pPr>
        <w:tabs>
          <w:tab w:val="num" w:pos="227"/>
        </w:tabs>
        <w:ind w:left="397" w:hanging="170"/>
      </w:pPr>
      <w:rPr>
        <w:rFonts w:ascii="Symbol" w:hAnsi="Symbol" w:hint="default"/>
      </w:rPr>
    </w:lvl>
    <w:lvl w:ilvl="1">
      <w:start w:val="1"/>
      <w:numFmt w:val="bullet"/>
      <w:suff w:val="space"/>
      <w:lvlText w:val=""/>
      <w:lvlJc w:val="left"/>
      <w:pPr>
        <w:tabs>
          <w:tab w:val="num" w:pos="-1758"/>
        </w:tabs>
        <w:ind w:left="-1418" w:hanging="170"/>
      </w:pPr>
      <w:rPr>
        <w:rFonts w:ascii="Wingdings" w:hAnsi="Wingdings" w:cs="OpenSymbol"/>
      </w:rPr>
    </w:lvl>
    <w:lvl w:ilvl="2">
      <w:start w:val="1"/>
      <w:numFmt w:val="bullet"/>
      <w:suff w:val="space"/>
      <w:lvlText w:val=""/>
      <w:lvlJc w:val="left"/>
      <w:pPr>
        <w:tabs>
          <w:tab w:val="num" w:pos="-1758"/>
        </w:tabs>
        <w:ind w:left="-1248" w:hanging="170"/>
      </w:pPr>
      <w:rPr>
        <w:rFonts w:ascii="Wingdings" w:hAnsi="Wingdings" w:cs="OpenSymbol"/>
      </w:rPr>
    </w:lvl>
    <w:lvl w:ilvl="3">
      <w:start w:val="1"/>
      <w:numFmt w:val="bullet"/>
      <w:suff w:val="space"/>
      <w:lvlText w:val=""/>
      <w:lvlJc w:val="left"/>
      <w:pPr>
        <w:tabs>
          <w:tab w:val="num" w:pos="-1758"/>
        </w:tabs>
        <w:ind w:left="-1078" w:hanging="170"/>
      </w:pPr>
      <w:rPr>
        <w:rFonts w:ascii="Wingdings" w:hAnsi="Wingdings" w:cs="OpenSymbol"/>
      </w:rPr>
    </w:lvl>
    <w:lvl w:ilvl="4">
      <w:start w:val="1"/>
      <w:numFmt w:val="bullet"/>
      <w:suff w:val="space"/>
      <w:lvlText w:val=""/>
      <w:lvlJc w:val="left"/>
      <w:pPr>
        <w:tabs>
          <w:tab w:val="num" w:pos="-1758"/>
        </w:tabs>
        <w:ind w:left="-908" w:hanging="170"/>
      </w:pPr>
      <w:rPr>
        <w:rFonts w:ascii="Wingdings" w:hAnsi="Wingdings" w:cs="OpenSymbol"/>
      </w:rPr>
    </w:lvl>
    <w:lvl w:ilvl="5">
      <w:start w:val="1"/>
      <w:numFmt w:val="bullet"/>
      <w:suff w:val="space"/>
      <w:lvlText w:val=""/>
      <w:lvlJc w:val="left"/>
      <w:pPr>
        <w:tabs>
          <w:tab w:val="num" w:pos="-1758"/>
        </w:tabs>
        <w:ind w:left="-738" w:hanging="170"/>
      </w:pPr>
      <w:rPr>
        <w:rFonts w:ascii="Wingdings" w:hAnsi="Wingdings" w:cs="OpenSymbol"/>
      </w:rPr>
    </w:lvl>
    <w:lvl w:ilvl="6">
      <w:start w:val="1"/>
      <w:numFmt w:val="bullet"/>
      <w:suff w:val="space"/>
      <w:lvlText w:val=""/>
      <w:lvlJc w:val="left"/>
      <w:pPr>
        <w:tabs>
          <w:tab w:val="num" w:pos="-1758"/>
        </w:tabs>
        <w:ind w:left="-567" w:hanging="170"/>
      </w:pPr>
      <w:rPr>
        <w:rFonts w:ascii="Wingdings" w:hAnsi="Wingdings" w:cs="OpenSymbol"/>
      </w:rPr>
    </w:lvl>
    <w:lvl w:ilvl="7">
      <w:start w:val="1"/>
      <w:numFmt w:val="bullet"/>
      <w:suff w:val="space"/>
      <w:lvlText w:val=""/>
      <w:lvlJc w:val="left"/>
      <w:pPr>
        <w:tabs>
          <w:tab w:val="num" w:pos="-1758"/>
        </w:tabs>
        <w:ind w:left="-397" w:hanging="170"/>
      </w:pPr>
      <w:rPr>
        <w:rFonts w:ascii="Wingdings" w:hAnsi="Wingdings" w:cs="OpenSymbol"/>
      </w:rPr>
    </w:lvl>
    <w:lvl w:ilvl="8">
      <w:start w:val="1"/>
      <w:numFmt w:val="bullet"/>
      <w:suff w:val="space"/>
      <w:lvlText w:val=""/>
      <w:lvlJc w:val="left"/>
      <w:pPr>
        <w:tabs>
          <w:tab w:val="num" w:pos="-1758"/>
        </w:tabs>
        <w:ind w:left="-227" w:hanging="170"/>
      </w:pPr>
      <w:rPr>
        <w:rFonts w:ascii="Wingdings" w:hAnsi="Wingdings" w:cs="OpenSymbol"/>
      </w:rPr>
    </w:lvl>
  </w:abstractNum>
  <w:abstractNum w:abstractNumId="46" w15:restartNumberingAfterBreak="0">
    <w:nsid w:val="76281B77"/>
    <w:multiLevelType w:val="hybridMultilevel"/>
    <w:tmpl w:val="3562457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CA5B5C"/>
    <w:multiLevelType w:val="multilevel"/>
    <w:tmpl w:val="25AA40A2"/>
    <w:lvl w:ilvl="0">
      <w:start w:val="1"/>
      <w:numFmt w:val="bullet"/>
      <w:lvlText w:val=""/>
      <w:lvlJc w:val="left"/>
      <w:pPr>
        <w:tabs>
          <w:tab w:val="num" w:pos="227"/>
        </w:tabs>
        <w:ind w:left="397" w:hanging="170"/>
      </w:pPr>
      <w:rPr>
        <w:rFonts w:ascii="Symbol" w:hAnsi="Symbol" w:hint="default"/>
      </w:rPr>
    </w:lvl>
    <w:lvl w:ilvl="1">
      <w:start w:val="1"/>
      <w:numFmt w:val="bullet"/>
      <w:suff w:val="space"/>
      <w:lvlText w:val=""/>
      <w:lvlJc w:val="left"/>
      <w:pPr>
        <w:tabs>
          <w:tab w:val="num" w:pos="-1758"/>
        </w:tabs>
        <w:ind w:left="-1418" w:hanging="170"/>
      </w:pPr>
      <w:rPr>
        <w:rFonts w:ascii="Wingdings" w:hAnsi="Wingdings" w:cs="OpenSymbol"/>
      </w:rPr>
    </w:lvl>
    <w:lvl w:ilvl="2">
      <w:start w:val="1"/>
      <w:numFmt w:val="bullet"/>
      <w:suff w:val="space"/>
      <w:lvlText w:val=""/>
      <w:lvlJc w:val="left"/>
      <w:pPr>
        <w:tabs>
          <w:tab w:val="num" w:pos="-1758"/>
        </w:tabs>
        <w:ind w:left="-1248" w:hanging="170"/>
      </w:pPr>
      <w:rPr>
        <w:rFonts w:ascii="Wingdings" w:hAnsi="Wingdings" w:cs="OpenSymbol"/>
      </w:rPr>
    </w:lvl>
    <w:lvl w:ilvl="3">
      <w:start w:val="1"/>
      <w:numFmt w:val="bullet"/>
      <w:suff w:val="space"/>
      <w:lvlText w:val=""/>
      <w:lvlJc w:val="left"/>
      <w:pPr>
        <w:tabs>
          <w:tab w:val="num" w:pos="-1758"/>
        </w:tabs>
        <w:ind w:left="-1078" w:hanging="170"/>
      </w:pPr>
      <w:rPr>
        <w:rFonts w:ascii="Wingdings" w:hAnsi="Wingdings" w:cs="OpenSymbol"/>
      </w:rPr>
    </w:lvl>
    <w:lvl w:ilvl="4">
      <w:start w:val="1"/>
      <w:numFmt w:val="bullet"/>
      <w:suff w:val="space"/>
      <w:lvlText w:val=""/>
      <w:lvlJc w:val="left"/>
      <w:pPr>
        <w:tabs>
          <w:tab w:val="num" w:pos="-1758"/>
        </w:tabs>
        <w:ind w:left="-908" w:hanging="170"/>
      </w:pPr>
      <w:rPr>
        <w:rFonts w:ascii="Wingdings" w:hAnsi="Wingdings" w:cs="OpenSymbol"/>
      </w:rPr>
    </w:lvl>
    <w:lvl w:ilvl="5">
      <w:start w:val="1"/>
      <w:numFmt w:val="bullet"/>
      <w:suff w:val="space"/>
      <w:lvlText w:val=""/>
      <w:lvlJc w:val="left"/>
      <w:pPr>
        <w:tabs>
          <w:tab w:val="num" w:pos="-1758"/>
        </w:tabs>
        <w:ind w:left="-738" w:hanging="170"/>
      </w:pPr>
      <w:rPr>
        <w:rFonts w:ascii="Wingdings" w:hAnsi="Wingdings" w:cs="OpenSymbol"/>
      </w:rPr>
    </w:lvl>
    <w:lvl w:ilvl="6">
      <w:start w:val="1"/>
      <w:numFmt w:val="bullet"/>
      <w:suff w:val="space"/>
      <w:lvlText w:val=""/>
      <w:lvlJc w:val="left"/>
      <w:pPr>
        <w:tabs>
          <w:tab w:val="num" w:pos="-1758"/>
        </w:tabs>
        <w:ind w:left="-567" w:hanging="170"/>
      </w:pPr>
      <w:rPr>
        <w:rFonts w:ascii="Wingdings" w:hAnsi="Wingdings" w:cs="OpenSymbol"/>
      </w:rPr>
    </w:lvl>
    <w:lvl w:ilvl="7">
      <w:start w:val="1"/>
      <w:numFmt w:val="bullet"/>
      <w:suff w:val="space"/>
      <w:lvlText w:val=""/>
      <w:lvlJc w:val="left"/>
      <w:pPr>
        <w:tabs>
          <w:tab w:val="num" w:pos="-1758"/>
        </w:tabs>
        <w:ind w:left="-397" w:hanging="170"/>
      </w:pPr>
      <w:rPr>
        <w:rFonts w:ascii="Wingdings" w:hAnsi="Wingdings" w:cs="OpenSymbol"/>
      </w:rPr>
    </w:lvl>
    <w:lvl w:ilvl="8">
      <w:start w:val="1"/>
      <w:numFmt w:val="bullet"/>
      <w:suff w:val="space"/>
      <w:lvlText w:val=""/>
      <w:lvlJc w:val="left"/>
      <w:pPr>
        <w:tabs>
          <w:tab w:val="num" w:pos="-1758"/>
        </w:tabs>
        <w:ind w:left="-227" w:hanging="170"/>
      </w:pPr>
      <w:rPr>
        <w:rFonts w:ascii="Wingdings" w:hAnsi="Wingdings" w:cs="OpenSymbol"/>
      </w:rPr>
    </w:lvl>
  </w:abstractNum>
  <w:abstractNum w:abstractNumId="48" w15:restartNumberingAfterBreak="0">
    <w:nsid w:val="7A196DAE"/>
    <w:multiLevelType w:val="hybridMultilevel"/>
    <w:tmpl w:val="DD942A2A"/>
    <w:lvl w:ilvl="0" w:tplc="08063E3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ED7402"/>
    <w:multiLevelType w:val="hybridMultilevel"/>
    <w:tmpl w:val="8988CB5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9"/>
  </w:num>
  <w:num w:numId="3">
    <w:abstractNumId w:val="22"/>
  </w:num>
  <w:num w:numId="4">
    <w:abstractNumId w:val="40"/>
  </w:num>
  <w:num w:numId="5">
    <w:abstractNumId w:val="5"/>
  </w:num>
  <w:num w:numId="6">
    <w:abstractNumId w:val="42"/>
  </w:num>
  <w:num w:numId="7">
    <w:abstractNumId w:val="8"/>
  </w:num>
  <w:num w:numId="8">
    <w:abstractNumId w:val="37"/>
  </w:num>
  <w:num w:numId="9">
    <w:abstractNumId w:val="3"/>
  </w:num>
  <w:num w:numId="10">
    <w:abstractNumId w:val="39"/>
  </w:num>
  <w:num w:numId="11">
    <w:abstractNumId w:val="20"/>
  </w:num>
  <w:num w:numId="12">
    <w:abstractNumId w:val="28"/>
  </w:num>
  <w:num w:numId="13">
    <w:abstractNumId w:val="23"/>
  </w:num>
  <w:num w:numId="14">
    <w:abstractNumId w:val="9"/>
  </w:num>
  <w:num w:numId="15">
    <w:abstractNumId w:val="38"/>
  </w:num>
  <w:num w:numId="16">
    <w:abstractNumId w:val="35"/>
  </w:num>
  <w:num w:numId="17">
    <w:abstractNumId w:val="13"/>
  </w:num>
  <w:num w:numId="18">
    <w:abstractNumId w:val="0"/>
  </w:num>
  <w:num w:numId="19">
    <w:abstractNumId w:val="27"/>
  </w:num>
  <w:num w:numId="20">
    <w:abstractNumId w:val="12"/>
  </w:num>
  <w:num w:numId="21">
    <w:abstractNumId w:val="14"/>
  </w:num>
  <w:num w:numId="22">
    <w:abstractNumId w:val="47"/>
  </w:num>
  <w:num w:numId="23">
    <w:abstractNumId w:val="34"/>
  </w:num>
  <w:num w:numId="24">
    <w:abstractNumId w:val="45"/>
  </w:num>
  <w:num w:numId="25">
    <w:abstractNumId w:val="31"/>
  </w:num>
  <w:num w:numId="26">
    <w:abstractNumId w:val="7"/>
  </w:num>
  <w:num w:numId="27">
    <w:abstractNumId w:val="41"/>
  </w:num>
  <w:num w:numId="28">
    <w:abstractNumId w:val="48"/>
  </w:num>
  <w:num w:numId="29">
    <w:abstractNumId w:val="26"/>
  </w:num>
  <w:num w:numId="30">
    <w:abstractNumId w:val="24"/>
  </w:num>
  <w:num w:numId="31">
    <w:abstractNumId w:val="21"/>
  </w:num>
  <w:num w:numId="32">
    <w:abstractNumId w:val="2"/>
  </w:num>
  <w:num w:numId="33">
    <w:abstractNumId w:val="49"/>
  </w:num>
  <w:num w:numId="34">
    <w:abstractNumId w:val="6"/>
  </w:num>
  <w:num w:numId="35">
    <w:abstractNumId w:val="44"/>
  </w:num>
  <w:num w:numId="36">
    <w:abstractNumId w:val="25"/>
  </w:num>
  <w:num w:numId="37">
    <w:abstractNumId w:val="17"/>
  </w:num>
  <w:num w:numId="38">
    <w:abstractNumId w:val="10"/>
  </w:num>
  <w:num w:numId="39">
    <w:abstractNumId w:val="33"/>
  </w:num>
  <w:num w:numId="40">
    <w:abstractNumId w:val="43"/>
  </w:num>
  <w:num w:numId="41">
    <w:abstractNumId w:val="4"/>
  </w:num>
  <w:num w:numId="42">
    <w:abstractNumId w:val="46"/>
  </w:num>
  <w:num w:numId="43">
    <w:abstractNumId w:val="18"/>
  </w:num>
  <w:num w:numId="44">
    <w:abstractNumId w:val="15"/>
  </w:num>
  <w:num w:numId="45">
    <w:abstractNumId w:val="36"/>
  </w:num>
  <w:num w:numId="46">
    <w:abstractNumId w:val="32"/>
  </w:num>
  <w:num w:numId="47">
    <w:abstractNumId w:val="30"/>
  </w:num>
  <w:num w:numId="48">
    <w:abstractNumId w:val="11"/>
  </w:num>
  <w:num w:numId="49">
    <w:abstractNumId w:val="19"/>
  </w:num>
  <w:num w:numId="50">
    <w:abstractNumId w:val="16"/>
  </w:num>
  <w:numIdMacAtCleanup w:val="3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Elsa Quiñones">
    <w15:presenceInfo w15:providerId="Windows Live" w15:userId="a3a649c12b78f01d"/>
  </w15:person>
  <w15:person w15:author="Elsa Yanuba Quiñones">
    <w15:presenceInfo w15:providerId="AD" w15:userId="S-1-5-21-698892919-1512978967-1683584401-2298"/>
  </w15:person>
  <w15:person w15:author="Claudia Ximena Aldana Gutierrez">
    <w15:presenceInfo w15:providerId="None" w15:userId="Claudia Ximena Aldana Gutierr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6A0"/>
    <w:rsid w:val="00001111"/>
    <w:rsid w:val="00001C22"/>
    <w:rsid w:val="00001DA2"/>
    <w:rsid w:val="00002B21"/>
    <w:rsid w:val="00002E4C"/>
    <w:rsid w:val="0000414B"/>
    <w:rsid w:val="0000481F"/>
    <w:rsid w:val="000049ED"/>
    <w:rsid w:val="00006881"/>
    <w:rsid w:val="00010238"/>
    <w:rsid w:val="000114B6"/>
    <w:rsid w:val="000118CB"/>
    <w:rsid w:val="00011CD2"/>
    <w:rsid w:val="000124B6"/>
    <w:rsid w:val="00013B7A"/>
    <w:rsid w:val="00015215"/>
    <w:rsid w:val="000156D0"/>
    <w:rsid w:val="00015C34"/>
    <w:rsid w:val="0001639D"/>
    <w:rsid w:val="0001645D"/>
    <w:rsid w:val="00017B32"/>
    <w:rsid w:val="000201F6"/>
    <w:rsid w:val="000202E3"/>
    <w:rsid w:val="00020A75"/>
    <w:rsid w:val="00020EEC"/>
    <w:rsid w:val="00021261"/>
    <w:rsid w:val="0002127D"/>
    <w:rsid w:val="000219CD"/>
    <w:rsid w:val="00021B74"/>
    <w:rsid w:val="00021F86"/>
    <w:rsid w:val="0002238A"/>
    <w:rsid w:val="00022AA3"/>
    <w:rsid w:val="0002336F"/>
    <w:rsid w:val="0002376E"/>
    <w:rsid w:val="00023A87"/>
    <w:rsid w:val="00023C33"/>
    <w:rsid w:val="00024B0A"/>
    <w:rsid w:val="00024D58"/>
    <w:rsid w:val="00025090"/>
    <w:rsid w:val="00025208"/>
    <w:rsid w:val="00026559"/>
    <w:rsid w:val="00027112"/>
    <w:rsid w:val="0002726E"/>
    <w:rsid w:val="00027A44"/>
    <w:rsid w:val="000308CA"/>
    <w:rsid w:val="00030F89"/>
    <w:rsid w:val="00031421"/>
    <w:rsid w:val="0003232C"/>
    <w:rsid w:val="00032B7A"/>
    <w:rsid w:val="00032E00"/>
    <w:rsid w:val="00032EF0"/>
    <w:rsid w:val="000339D2"/>
    <w:rsid w:val="00033DA0"/>
    <w:rsid w:val="00034162"/>
    <w:rsid w:val="0003439E"/>
    <w:rsid w:val="00035F2C"/>
    <w:rsid w:val="000361BC"/>
    <w:rsid w:val="00037074"/>
    <w:rsid w:val="00041004"/>
    <w:rsid w:val="000410E8"/>
    <w:rsid w:val="00041EA3"/>
    <w:rsid w:val="00042108"/>
    <w:rsid w:val="000421CC"/>
    <w:rsid w:val="000421F8"/>
    <w:rsid w:val="00042DAA"/>
    <w:rsid w:val="00042DEA"/>
    <w:rsid w:val="00043470"/>
    <w:rsid w:val="00044340"/>
    <w:rsid w:val="0004442C"/>
    <w:rsid w:val="00044749"/>
    <w:rsid w:val="00044B32"/>
    <w:rsid w:val="00044BFA"/>
    <w:rsid w:val="00044F2A"/>
    <w:rsid w:val="000457B6"/>
    <w:rsid w:val="00045AD9"/>
    <w:rsid w:val="000462C2"/>
    <w:rsid w:val="00046862"/>
    <w:rsid w:val="00051117"/>
    <w:rsid w:val="00052ABC"/>
    <w:rsid w:val="000530A0"/>
    <w:rsid w:val="0005377A"/>
    <w:rsid w:val="0005381C"/>
    <w:rsid w:val="00053A60"/>
    <w:rsid w:val="0005437D"/>
    <w:rsid w:val="00055AD8"/>
    <w:rsid w:val="00056612"/>
    <w:rsid w:val="00056675"/>
    <w:rsid w:val="0005696D"/>
    <w:rsid w:val="00056D69"/>
    <w:rsid w:val="000571AC"/>
    <w:rsid w:val="00057248"/>
    <w:rsid w:val="00057C16"/>
    <w:rsid w:val="00057C52"/>
    <w:rsid w:val="00060017"/>
    <w:rsid w:val="000601BA"/>
    <w:rsid w:val="00060C4A"/>
    <w:rsid w:val="0006179E"/>
    <w:rsid w:val="00061AEE"/>
    <w:rsid w:val="00062167"/>
    <w:rsid w:val="000623AC"/>
    <w:rsid w:val="000634F5"/>
    <w:rsid w:val="00064613"/>
    <w:rsid w:val="00065477"/>
    <w:rsid w:val="000659FA"/>
    <w:rsid w:val="00066EAA"/>
    <w:rsid w:val="00067E98"/>
    <w:rsid w:val="00070DA8"/>
    <w:rsid w:val="00071304"/>
    <w:rsid w:val="00071856"/>
    <w:rsid w:val="000728C3"/>
    <w:rsid w:val="000741B4"/>
    <w:rsid w:val="00074908"/>
    <w:rsid w:val="00074E14"/>
    <w:rsid w:val="00075165"/>
    <w:rsid w:val="0007529A"/>
    <w:rsid w:val="000752F8"/>
    <w:rsid w:val="00080AAA"/>
    <w:rsid w:val="00081667"/>
    <w:rsid w:val="0008182E"/>
    <w:rsid w:val="00081B5C"/>
    <w:rsid w:val="00083B8D"/>
    <w:rsid w:val="00083EEF"/>
    <w:rsid w:val="00084730"/>
    <w:rsid w:val="00084940"/>
    <w:rsid w:val="00084C89"/>
    <w:rsid w:val="00085379"/>
    <w:rsid w:val="000869D6"/>
    <w:rsid w:val="00087041"/>
    <w:rsid w:val="000875C7"/>
    <w:rsid w:val="000901FB"/>
    <w:rsid w:val="00090408"/>
    <w:rsid w:val="0009088C"/>
    <w:rsid w:val="00090AAC"/>
    <w:rsid w:val="000913B1"/>
    <w:rsid w:val="00092110"/>
    <w:rsid w:val="00092ED9"/>
    <w:rsid w:val="000932CE"/>
    <w:rsid w:val="00093C61"/>
    <w:rsid w:val="00095473"/>
    <w:rsid w:val="00095579"/>
    <w:rsid w:val="000962B8"/>
    <w:rsid w:val="0009665B"/>
    <w:rsid w:val="0009687E"/>
    <w:rsid w:val="000969E1"/>
    <w:rsid w:val="00096B42"/>
    <w:rsid w:val="000976A7"/>
    <w:rsid w:val="00097B88"/>
    <w:rsid w:val="000A4320"/>
    <w:rsid w:val="000A494A"/>
    <w:rsid w:val="000A4C42"/>
    <w:rsid w:val="000A4D87"/>
    <w:rsid w:val="000A4E83"/>
    <w:rsid w:val="000A56E9"/>
    <w:rsid w:val="000A5F87"/>
    <w:rsid w:val="000A60B8"/>
    <w:rsid w:val="000A66E9"/>
    <w:rsid w:val="000A72D0"/>
    <w:rsid w:val="000A75AE"/>
    <w:rsid w:val="000A76A7"/>
    <w:rsid w:val="000A788C"/>
    <w:rsid w:val="000B0694"/>
    <w:rsid w:val="000B0B85"/>
    <w:rsid w:val="000B1DAE"/>
    <w:rsid w:val="000B4B5E"/>
    <w:rsid w:val="000B50A8"/>
    <w:rsid w:val="000B518C"/>
    <w:rsid w:val="000B56F5"/>
    <w:rsid w:val="000B589A"/>
    <w:rsid w:val="000B5CA1"/>
    <w:rsid w:val="000B67E6"/>
    <w:rsid w:val="000B6AD0"/>
    <w:rsid w:val="000B73DA"/>
    <w:rsid w:val="000B79A5"/>
    <w:rsid w:val="000C0D08"/>
    <w:rsid w:val="000C1D04"/>
    <w:rsid w:val="000C1DC0"/>
    <w:rsid w:val="000C2E96"/>
    <w:rsid w:val="000C407E"/>
    <w:rsid w:val="000C489D"/>
    <w:rsid w:val="000C4ECF"/>
    <w:rsid w:val="000C547E"/>
    <w:rsid w:val="000C54B4"/>
    <w:rsid w:val="000C5D95"/>
    <w:rsid w:val="000C5E1B"/>
    <w:rsid w:val="000C7115"/>
    <w:rsid w:val="000C72B6"/>
    <w:rsid w:val="000C7487"/>
    <w:rsid w:val="000C74CD"/>
    <w:rsid w:val="000D02A7"/>
    <w:rsid w:val="000D09AF"/>
    <w:rsid w:val="000D1297"/>
    <w:rsid w:val="000D267E"/>
    <w:rsid w:val="000D3B1F"/>
    <w:rsid w:val="000D43A7"/>
    <w:rsid w:val="000D4ECC"/>
    <w:rsid w:val="000D5D23"/>
    <w:rsid w:val="000E01C8"/>
    <w:rsid w:val="000E0C4B"/>
    <w:rsid w:val="000E0CA2"/>
    <w:rsid w:val="000E1494"/>
    <w:rsid w:val="000E1C36"/>
    <w:rsid w:val="000E1EDA"/>
    <w:rsid w:val="000E2CF2"/>
    <w:rsid w:val="000E522D"/>
    <w:rsid w:val="000E5851"/>
    <w:rsid w:val="000E5993"/>
    <w:rsid w:val="000E5C60"/>
    <w:rsid w:val="000E5D8D"/>
    <w:rsid w:val="000E672E"/>
    <w:rsid w:val="000E6E94"/>
    <w:rsid w:val="000E706C"/>
    <w:rsid w:val="000E7315"/>
    <w:rsid w:val="000E738E"/>
    <w:rsid w:val="000E7A1C"/>
    <w:rsid w:val="000F1AF2"/>
    <w:rsid w:val="000F1F7D"/>
    <w:rsid w:val="000F205D"/>
    <w:rsid w:val="000F213C"/>
    <w:rsid w:val="000F314D"/>
    <w:rsid w:val="000F41B5"/>
    <w:rsid w:val="000F499F"/>
    <w:rsid w:val="000F5257"/>
    <w:rsid w:val="000F79AF"/>
    <w:rsid w:val="000F7E62"/>
    <w:rsid w:val="001005E5"/>
    <w:rsid w:val="00100861"/>
    <w:rsid w:val="001016B7"/>
    <w:rsid w:val="001021F6"/>
    <w:rsid w:val="00102ABC"/>
    <w:rsid w:val="00102AEF"/>
    <w:rsid w:val="001032AF"/>
    <w:rsid w:val="00103F30"/>
    <w:rsid w:val="00104A98"/>
    <w:rsid w:val="001055F8"/>
    <w:rsid w:val="001058D2"/>
    <w:rsid w:val="00106705"/>
    <w:rsid w:val="0011035B"/>
    <w:rsid w:val="001106AE"/>
    <w:rsid w:val="0011112A"/>
    <w:rsid w:val="001113ED"/>
    <w:rsid w:val="00112735"/>
    <w:rsid w:val="00112D39"/>
    <w:rsid w:val="00112EB5"/>
    <w:rsid w:val="0011321B"/>
    <w:rsid w:val="00113319"/>
    <w:rsid w:val="00113655"/>
    <w:rsid w:val="00113825"/>
    <w:rsid w:val="00113B44"/>
    <w:rsid w:val="00114062"/>
    <w:rsid w:val="00114CF9"/>
    <w:rsid w:val="00115904"/>
    <w:rsid w:val="0011607D"/>
    <w:rsid w:val="00117441"/>
    <w:rsid w:val="00117946"/>
    <w:rsid w:val="00120940"/>
    <w:rsid w:val="001218BF"/>
    <w:rsid w:val="00122535"/>
    <w:rsid w:val="00122831"/>
    <w:rsid w:val="00122D6A"/>
    <w:rsid w:val="00124390"/>
    <w:rsid w:val="0012453C"/>
    <w:rsid w:val="00125051"/>
    <w:rsid w:val="00125C4B"/>
    <w:rsid w:val="00126607"/>
    <w:rsid w:val="00126878"/>
    <w:rsid w:val="00126D77"/>
    <w:rsid w:val="00127798"/>
    <w:rsid w:val="00130C76"/>
    <w:rsid w:val="00130DBC"/>
    <w:rsid w:val="001313DC"/>
    <w:rsid w:val="00131AFB"/>
    <w:rsid w:val="00131EB3"/>
    <w:rsid w:val="001324F1"/>
    <w:rsid w:val="0013253D"/>
    <w:rsid w:val="00132BD7"/>
    <w:rsid w:val="00133189"/>
    <w:rsid w:val="00133361"/>
    <w:rsid w:val="00134025"/>
    <w:rsid w:val="001342DD"/>
    <w:rsid w:val="00134F6C"/>
    <w:rsid w:val="0013511F"/>
    <w:rsid w:val="001358F5"/>
    <w:rsid w:val="00135BA7"/>
    <w:rsid w:val="001362D4"/>
    <w:rsid w:val="00136440"/>
    <w:rsid w:val="00137338"/>
    <w:rsid w:val="001426F1"/>
    <w:rsid w:val="001431F9"/>
    <w:rsid w:val="001432CC"/>
    <w:rsid w:val="00143A1F"/>
    <w:rsid w:val="001440AC"/>
    <w:rsid w:val="00144555"/>
    <w:rsid w:val="00144605"/>
    <w:rsid w:val="00144A3A"/>
    <w:rsid w:val="00144EC5"/>
    <w:rsid w:val="001473FC"/>
    <w:rsid w:val="001504E8"/>
    <w:rsid w:val="001517E0"/>
    <w:rsid w:val="00152013"/>
    <w:rsid w:val="0015275F"/>
    <w:rsid w:val="00156795"/>
    <w:rsid w:val="00156C98"/>
    <w:rsid w:val="00156EFA"/>
    <w:rsid w:val="00161E90"/>
    <w:rsid w:val="0016296F"/>
    <w:rsid w:val="001629B2"/>
    <w:rsid w:val="0016385A"/>
    <w:rsid w:val="00163ADE"/>
    <w:rsid w:val="00163EFC"/>
    <w:rsid w:val="00163EFF"/>
    <w:rsid w:val="00163F7F"/>
    <w:rsid w:val="00164C3D"/>
    <w:rsid w:val="001658FE"/>
    <w:rsid w:val="00165CBE"/>
    <w:rsid w:val="00166497"/>
    <w:rsid w:val="00166D9E"/>
    <w:rsid w:val="001673A1"/>
    <w:rsid w:val="00167B96"/>
    <w:rsid w:val="0017127E"/>
    <w:rsid w:val="00171582"/>
    <w:rsid w:val="00172CE7"/>
    <w:rsid w:val="00172D46"/>
    <w:rsid w:val="0017325D"/>
    <w:rsid w:val="00173391"/>
    <w:rsid w:val="00173395"/>
    <w:rsid w:val="00176314"/>
    <w:rsid w:val="00177652"/>
    <w:rsid w:val="00177BAE"/>
    <w:rsid w:val="00177EBD"/>
    <w:rsid w:val="00180396"/>
    <w:rsid w:val="00180DD9"/>
    <w:rsid w:val="00180ED1"/>
    <w:rsid w:val="00181274"/>
    <w:rsid w:val="00181394"/>
    <w:rsid w:val="0018215F"/>
    <w:rsid w:val="001827CB"/>
    <w:rsid w:val="0018297E"/>
    <w:rsid w:val="00183930"/>
    <w:rsid w:val="00183E8D"/>
    <w:rsid w:val="001859E0"/>
    <w:rsid w:val="00185C36"/>
    <w:rsid w:val="00187AD8"/>
    <w:rsid w:val="00187DD0"/>
    <w:rsid w:val="00187E0F"/>
    <w:rsid w:val="00191194"/>
    <w:rsid w:val="0019129F"/>
    <w:rsid w:val="00191F0B"/>
    <w:rsid w:val="001936D8"/>
    <w:rsid w:val="00193BAD"/>
    <w:rsid w:val="00194660"/>
    <w:rsid w:val="00194C3E"/>
    <w:rsid w:val="0019670F"/>
    <w:rsid w:val="0019691F"/>
    <w:rsid w:val="00196B0C"/>
    <w:rsid w:val="0019769B"/>
    <w:rsid w:val="001A0184"/>
    <w:rsid w:val="001A08F5"/>
    <w:rsid w:val="001A0A03"/>
    <w:rsid w:val="001A0FFE"/>
    <w:rsid w:val="001A1E02"/>
    <w:rsid w:val="001A1EFE"/>
    <w:rsid w:val="001A34B9"/>
    <w:rsid w:val="001A3971"/>
    <w:rsid w:val="001A4A0B"/>
    <w:rsid w:val="001A55E7"/>
    <w:rsid w:val="001A5B5D"/>
    <w:rsid w:val="001B0D58"/>
    <w:rsid w:val="001B0E5B"/>
    <w:rsid w:val="001B23B3"/>
    <w:rsid w:val="001B3EE7"/>
    <w:rsid w:val="001B583F"/>
    <w:rsid w:val="001B597D"/>
    <w:rsid w:val="001B6113"/>
    <w:rsid w:val="001B6F4F"/>
    <w:rsid w:val="001B71E7"/>
    <w:rsid w:val="001B7B4B"/>
    <w:rsid w:val="001B7DF6"/>
    <w:rsid w:val="001C076D"/>
    <w:rsid w:val="001C226F"/>
    <w:rsid w:val="001C2947"/>
    <w:rsid w:val="001C2BC4"/>
    <w:rsid w:val="001C2E1C"/>
    <w:rsid w:val="001C3258"/>
    <w:rsid w:val="001C397B"/>
    <w:rsid w:val="001C796D"/>
    <w:rsid w:val="001C7BC9"/>
    <w:rsid w:val="001C7F0F"/>
    <w:rsid w:val="001D070F"/>
    <w:rsid w:val="001D1456"/>
    <w:rsid w:val="001D1CD6"/>
    <w:rsid w:val="001D2DCF"/>
    <w:rsid w:val="001D2E29"/>
    <w:rsid w:val="001D3583"/>
    <w:rsid w:val="001D5A92"/>
    <w:rsid w:val="001D7404"/>
    <w:rsid w:val="001D7496"/>
    <w:rsid w:val="001D777B"/>
    <w:rsid w:val="001D7C4D"/>
    <w:rsid w:val="001E114E"/>
    <w:rsid w:val="001E1426"/>
    <w:rsid w:val="001E2234"/>
    <w:rsid w:val="001E3382"/>
    <w:rsid w:val="001E3518"/>
    <w:rsid w:val="001E3CDE"/>
    <w:rsid w:val="001E46C6"/>
    <w:rsid w:val="001E5D1E"/>
    <w:rsid w:val="001E75C6"/>
    <w:rsid w:val="001E76FF"/>
    <w:rsid w:val="001E7ACC"/>
    <w:rsid w:val="001E7C7C"/>
    <w:rsid w:val="001F0887"/>
    <w:rsid w:val="001F0FA7"/>
    <w:rsid w:val="001F15D4"/>
    <w:rsid w:val="001F1A48"/>
    <w:rsid w:val="001F2145"/>
    <w:rsid w:val="001F3FE2"/>
    <w:rsid w:val="001F4667"/>
    <w:rsid w:val="001F5D1A"/>
    <w:rsid w:val="00200AD0"/>
    <w:rsid w:val="002012B2"/>
    <w:rsid w:val="002017A6"/>
    <w:rsid w:val="0020182D"/>
    <w:rsid w:val="00201901"/>
    <w:rsid w:val="00202187"/>
    <w:rsid w:val="00202A8A"/>
    <w:rsid w:val="0020368B"/>
    <w:rsid w:val="00203C1F"/>
    <w:rsid w:val="00203E1A"/>
    <w:rsid w:val="0020558C"/>
    <w:rsid w:val="002073E2"/>
    <w:rsid w:val="00207A63"/>
    <w:rsid w:val="00207C34"/>
    <w:rsid w:val="0021148E"/>
    <w:rsid w:val="002116F5"/>
    <w:rsid w:val="00211B62"/>
    <w:rsid w:val="00211C98"/>
    <w:rsid w:val="00212B7D"/>
    <w:rsid w:val="00212BD5"/>
    <w:rsid w:val="00212E28"/>
    <w:rsid w:val="002130E3"/>
    <w:rsid w:val="002136B5"/>
    <w:rsid w:val="0021372C"/>
    <w:rsid w:val="00213AD0"/>
    <w:rsid w:val="002148C5"/>
    <w:rsid w:val="00216009"/>
    <w:rsid w:val="00216175"/>
    <w:rsid w:val="00216531"/>
    <w:rsid w:val="0021753B"/>
    <w:rsid w:val="002201DA"/>
    <w:rsid w:val="00221B64"/>
    <w:rsid w:val="0022226F"/>
    <w:rsid w:val="00222517"/>
    <w:rsid w:val="00222D0B"/>
    <w:rsid w:val="002230CE"/>
    <w:rsid w:val="00223A99"/>
    <w:rsid w:val="0022440B"/>
    <w:rsid w:val="002254D3"/>
    <w:rsid w:val="0022592E"/>
    <w:rsid w:val="00225993"/>
    <w:rsid w:val="0022607C"/>
    <w:rsid w:val="0022629F"/>
    <w:rsid w:val="0022667E"/>
    <w:rsid w:val="00226EE1"/>
    <w:rsid w:val="00226F80"/>
    <w:rsid w:val="00227EE9"/>
    <w:rsid w:val="00227F5C"/>
    <w:rsid w:val="002300F2"/>
    <w:rsid w:val="00231BBF"/>
    <w:rsid w:val="00231F5E"/>
    <w:rsid w:val="00232334"/>
    <w:rsid w:val="00232359"/>
    <w:rsid w:val="00232608"/>
    <w:rsid w:val="00233092"/>
    <w:rsid w:val="002332DC"/>
    <w:rsid w:val="00233AB7"/>
    <w:rsid w:val="002349DD"/>
    <w:rsid w:val="00235514"/>
    <w:rsid w:val="002359DB"/>
    <w:rsid w:val="002364CB"/>
    <w:rsid w:val="00237A76"/>
    <w:rsid w:val="00237CF5"/>
    <w:rsid w:val="00240206"/>
    <w:rsid w:val="00240403"/>
    <w:rsid w:val="00240545"/>
    <w:rsid w:val="00240DBE"/>
    <w:rsid w:val="00241282"/>
    <w:rsid w:val="00242349"/>
    <w:rsid w:val="00242491"/>
    <w:rsid w:val="00243B8C"/>
    <w:rsid w:val="0024476F"/>
    <w:rsid w:val="00246744"/>
    <w:rsid w:val="00246746"/>
    <w:rsid w:val="002471C0"/>
    <w:rsid w:val="00247D14"/>
    <w:rsid w:val="00247DC8"/>
    <w:rsid w:val="0025167E"/>
    <w:rsid w:val="00251DDA"/>
    <w:rsid w:val="00252483"/>
    <w:rsid w:val="00253599"/>
    <w:rsid w:val="00253B45"/>
    <w:rsid w:val="0025427B"/>
    <w:rsid w:val="00255140"/>
    <w:rsid w:val="0025519C"/>
    <w:rsid w:val="00255711"/>
    <w:rsid w:val="002557C2"/>
    <w:rsid w:val="002559F1"/>
    <w:rsid w:val="0025672A"/>
    <w:rsid w:val="00256743"/>
    <w:rsid w:val="00256D20"/>
    <w:rsid w:val="0026101C"/>
    <w:rsid w:val="00261756"/>
    <w:rsid w:val="002625E4"/>
    <w:rsid w:val="00263707"/>
    <w:rsid w:val="002639A0"/>
    <w:rsid w:val="002642F8"/>
    <w:rsid w:val="002643EC"/>
    <w:rsid w:val="002659F4"/>
    <w:rsid w:val="00266490"/>
    <w:rsid w:val="002664D3"/>
    <w:rsid w:val="00267C3D"/>
    <w:rsid w:val="002704D6"/>
    <w:rsid w:val="00270503"/>
    <w:rsid w:val="00270D81"/>
    <w:rsid w:val="00270D9B"/>
    <w:rsid w:val="002712AE"/>
    <w:rsid w:val="00271753"/>
    <w:rsid w:val="00273294"/>
    <w:rsid w:val="00274194"/>
    <w:rsid w:val="00274753"/>
    <w:rsid w:val="0027477A"/>
    <w:rsid w:val="00274AD9"/>
    <w:rsid w:val="00274AEA"/>
    <w:rsid w:val="00274CE9"/>
    <w:rsid w:val="00274F02"/>
    <w:rsid w:val="00275118"/>
    <w:rsid w:val="002758D8"/>
    <w:rsid w:val="00275D58"/>
    <w:rsid w:val="00276D87"/>
    <w:rsid w:val="00280710"/>
    <w:rsid w:val="00280E61"/>
    <w:rsid w:val="00281E46"/>
    <w:rsid w:val="00283309"/>
    <w:rsid w:val="002853F4"/>
    <w:rsid w:val="00285655"/>
    <w:rsid w:val="00286B9E"/>
    <w:rsid w:val="002910E9"/>
    <w:rsid w:val="002916D7"/>
    <w:rsid w:val="0029177B"/>
    <w:rsid w:val="002917FF"/>
    <w:rsid w:val="00291ED5"/>
    <w:rsid w:val="00292CB5"/>
    <w:rsid w:val="00293CBD"/>
    <w:rsid w:val="00294598"/>
    <w:rsid w:val="00294799"/>
    <w:rsid w:val="00294D4A"/>
    <w:rsid w:val="00295823"/>
    <w:rsid w:val="0029784B"/>
    <w:rsid w:val="00297B5D"/>
    <w:rsid w:val="002A008B"/>
    <w:rsid w:val="002A094C"/>
    <w:rsid w:val="002A1D74"/>
    <w:rsid w:val="002A2781"/>
    <w:rsid w:val="002A38F9"/>
    <w:rsid w:val="002A3969"/>
    <w:rsid w:val="002A48BB"/>
    <w:rsid w:val="002A4B8B"/>
    <w:rsid w:val="002A4F50"/>
    <w:rsid w:val="002A513B"/>
    <w:rsid w:val="002A55EB"/>
    <w:rsid w:val="002A58A3"/>
    <w:rsid w:val="002A68EA"/>
    <w:rsid w:val="002A7E2A"/>
    <w:rsid w:val="002B0A37"/>
    <w:rsid w:val="002B2145"/>
    <w:rsid w:val="002B22D1"/>
    <w:rsid w:val="002B3F14"/>
    <w:rsid w:val="002B4A52"/>
    <w:rsid w:val="002B5845"/>
    <w:rsid w:val="002B5B76"/>
    <w:rsid w:val="002B610B"/>
    <w:rsid w:val="002B6B6B"/>
    <w:rsid w:val="002B7469"/>
    <w:rsid w:val="002B7AC9"/>
    <w:rsid w:val="002C0C14"/>
    <w:rsid w:val="002C1348"/>
    <w:rsid w:val="002C217D"/>
    <w:rsid w:val="002C3360"/>
    <w:rsid w:val="002C33D4"/>
    <w:rsid w:val="002C3607"/>
    <w:rsid w:val="002C3E4B"/>
    <w:rsid w:val="002C45B6"/>
    <w:rsid w:val="002C4B02"/>
    <w:rsid w:val="002C59BC"/>
    <w:rsid w:val="002C626C"/>
    <w:rsid w:val="002C6A95"/>
    <w:rsid w:val="002C778A"/>
    <w:rsid w:val="002C7E49"/>
    <w:rsid w:val="002D0036"/>
    <w:rsid w:val="002D0963"/>
    <w:rsid w:val="002D0D5B"/>
    <w:rsid w:val="002D1525"/>
    <w:rsid w:val="002D1953"/>
    <w:rsid w:val="002D1B79"/>
    <w:rsid w:val="002D2044"/>
    <w:rsid w:val="002D2AC9"/>
    <w:rsid w:val="002D2BA5"/>
    <w:rsid w:val="002D2CF1"/>
    <w:rsid w:val="002D2E6C"/>
    <w:rsid w:val="002D3089"/>
    <w:rsid w:val="002D3213"/>
    <w:rsid w:val="002D37B5"/>
    <w:rsid w:val="002D4E97"/>
    <w:rsid w:val="002D50F4"/>
    <w:rsid w:val="002D5512"/>
    <w:rsid w:val="002D6089"/>
    <w:rsid w:val="002D6221"/>
    <w:rsid w:val="002D7DEA"/>
    <w:rsid w:val="002E0ECF"/>
    <w:rsid w:val="002E10EC"/>
    <w:rsid w:val="002E1BBA"/>
    <w:rsid w:val="002E2A46"/>
    <w:rsid w:val="002E3AB2"/>
    <w:rsid w:val="002E4491"/>
    <w:rsid w:val="002E4583"/>
    <w:rsid w:val="002E4C4B"/>
    <w:rsid w:val="002E5CA0"/>
    <w:rsid w:val="002E6F77"/>
    <w:rsid w:val="002E78E3"/>
    <w:rsid w:val="002E7B6C"/>
    <w:rsid w:val="002F0D2A"/>
    <w:rsid w:val="002F199E"/>
    <w:rsid w:val="002F2FAE"/>
    <w:rsid w:val="002F30F1"/>
    <w:rsid w:val="002F3357"/>
    <w:rsid w:val="002F371A"/>
    <w:rsid w:val="002F3842"/>
    <w:rsid w:val="002F484C"/>
    <w:rsid w:val="002F4F7D"/>
    <w:rsid w:val="002F5F05"/>
    <w:rsid w:val="002F6AE9"/>
    <w:rsid w:val="002F70E9"/>
    <w:rsid w:val="002F7284"/>
    <w:rsid w:val="003003A4"/>
    <w:rsid w:val="003010AD"/>
    <w:rsid w:val="00301BA0"/>
    <w:rsid w:val="00301BD1"/>
    <w:rsid w:val="00304009"/>
    <w:rsid w:val="003042B7"/>
    <w:rsid w:val="00304935"/>
    <w:rsid w:val="00305A9E"/>
    <w:rsid w:val="00306EA2"/>
    <w:rsid w:val="00306EC1"/>
    <w:rsid w:val="00307226"/>
    <w:rsid w:val="003073D2"/>
    <w:rsid w:val="003079A9"/>
    <w:rsid w:val="00307FD6"/>
    <w:rsid w:val="00310196"/>
    <w:rsid w:val="00310E69"/>
    <w:rsid w:val="00311105"/>
    <w:rsid w:val="0031173C"/>
    <w:rsid w:val="00311B4F"/>
    <w:rsid w:val="00311EEC"/>
    <w:rsid w:val="003129CB"/>
    <w:rsid w:val="00314822"/>
    <w:rsid w:val="00314DC7"/>
    <w:rsid w:val="00314EF9"/>
    <w:rsid w:val="00314F47"/>
    <w:rsid w:val="00315536"/>
    <w:rsid w:val="00315CE7"/>
    <w:rsid w:val="00316441"/>
    <w:rsid w:val="00317523"/>
    <w:rsid w:val="00317718"/>
    <w:rsid w:val="00317841"/>
    <w:rsid w:val="00317D23"/>
    <w:rsid w:val="00321188"/>
    <w:rsid w:val="0032245B"/>
    <w:rsid w:val="0032258B"/>
    <w:rsid w:val="00322699"/>
    <w:rsid w:val="00322A36"/>
    <w:rsid w:val="00322F1C"/>
    <w:rsid w:val="003236A1"/>
    <w:rsid w:val="00323F2E"/>
    <w:rsid w:val="00323FF3"/>
    <w:rsid w:val="00325166"/>
    <w:rsid w:val="00325A47"/>
    <w:rsid w:val="00325DEE"/>
    <w:rsid w:val="0032761F"/>
    <w:rsid w:val="0033156E"/>
    <w:rsid w:val="00331D1F"/>
    <w:rsid w:val="0033283E"/>
    <w:rsid w:val="00332A2C"/>
    <w:rsid w:val="00332FBA"/>
    <w:rsid w:val="00332FCC"/>
    <w:rsid w:val="003357A6"/>
    <w:rsid w:val="00336824"/>
    <w:rsid w:val="00336ACC"/>
    <w:rsid w:val="00340817"/>
    <w:rsid w:val="003416A0"/>
    <w:rsid w:val="00341B2A"/>
    <w:rsid w:val="00341B7F"/>
    <w:rsid w:val="0034212B"/>
    <w:rsid w:val="003423CA"/>
    <w:rsid w:val="00342A1C"/>
    <w:rsid w:val="00342AF6"/>
    <w:rsid w:val="00342F40"/>
    <w:rsid w:val="0034356B"/>
    <w:rsid w:val="00344340"/>
    <w:rsid w:val="003444F5"/>
    <w:rsid w:val="00344F27"/>
    <w:rsid w:val="003462DC"/>
    <w:rsid w:val="0034641E"/>
    <w:rsid w:val="00346E6B"/>
    <w:rsid w:val="00350250"/>
    <w:rsid w:val="0035034F"/>
    <w:rsid w:val="003511F7"/>
    <w:rsid w:val="0035142C"/>
    <w:rsid w:val="00351A44"/>
    <w:rsid w:val="003549B1"/>
    <w:rsid w:val="003549E9"/>
    <w:rsid w:val="00354FC0"/>
    <w:rsid w:val="0035508D"/>
    <w:rsid w:val="003558C4"/>
    <w:rsid w:val="00356334"/>
    <w:rsid w:val="00356429"/>
    <w:rsid w:val="0035673B"/>
    <w:rsid w:val="0035677C"/>
    <w:rsid w:val="003579EA"/>
    <w:rsid w:val="00357BB5"/>
    <w:rsid w:val="003600C1"/>
    <w:rsid w:val="003600D6"/>
    <w:rsid w:val="003601DB"/>
    <w:rsid w:val="00360790"/>
    <w:rsid w:val="00360D5F"/>
    <w:rsid w:val="00360E3A"/>
    <w:rsid w:val="0036188D"/>
    <w:rsid w:val="00361EFD"/>
    <w:rsid w:val="00362087"/>
    <w:rsid w:val="00362C0D"/>
    <w:rsid w:val="003636F5"/>
    <w:rsid w:val="00364EDD"/>
    <w:rsid w:val="00365BE1"/>
    <w:rsid w:val="003670C5"/>
    <w:rsid w:val="00370C5B"/>
    <w:rsid w:val="0037190D"/>
    <w:rsid w:val="0037243A"/>
    <w:rsid w:val="003739C4"/>
    <w:rsid w:val="003742A3"/>
    <w:rsid w:val="003743B3"/>
    <w:rsid w:val="003747B6"/>
    <w:rsid w:val="003748D6"/>
    <w:rsid w:val="00375AFD"/>
    <w:rsid w:val="00376494"/>
    <w:rsid w:val="00376A47"/>
    <w:rsid w:val="00377EC8"/>
    <w:rsid w:val="00380538"/>
    <w:rsid w:val="003809AB"/>
    <w:rsid w:val="00380D2C"/>
    <w:rsid w:val="0038140B"/>
    <w:rsid w:val="003824B8"/>
    <w:rsid w:val="00383255"/>
    <w:rsid w:val="00384042"/>
    <w:rsid w:val="00384ABE"/>
    <w:rsid w:val="00384B8F"/>
    <w:rsid w:val="00384DDC"/>
    <w:rsid w:val="00385FB5"/>
    <w:rsid w:val="00390534"/>
    <w:rsid w:val="00390A5F"/>
    <w:rsid w:val="003910CD"/>
    <w:rsid w:val="00391702"/>
    <w:rsid w:val="00391E85"/>
    <w:rsid w:val="0039243D"/>
    <w:rsid w:val="003937DD"/>
    <w:rsid w:val="0039437F"/>
    <w:rsid w:val="0039567A"/>
    <w:rsid w:val="00395FEA"/>
    <w:rsid w:val="00396AF4"/>
    <w:rsid w:val="00397414"/>
    <w:rsid w:val="003974F1"/>
    <w:rsid w:val="00397556"/>
    <w:rsid w:val="0039767C"/>
    <w:rsid w:val="003A09BD"/>
    <w:rsid w:val="003A1044"/>
    <w:rsid w:val="003A10DF"/>
    <w:rsid w:val="003A1359"/>
    <w:rsid w:val="003A18A1"/>
    <w:rsid w:val="003A27D8"/>
    <w:rsid w:val="003A2E4A"/>
    <w:rsid w:val="003A348C"/>
    <w:rsid w:val="003A41DC"/>
    <w:rsid w:val="003A466E"/>
    <w:rsid w:val="003A488E"/>
    <w:rsid w:val="003A5402"/>
    <w:rsid w:val="003A66B4"/>
    <w:rsid w:val="003A6AF3"/>
    <w:rsid w:val="003A775E"/>
    <w:rsid w:val="003B0E1B"/>
    <w:rsid w:val="003B1586"/>
    <w:rsid w:val="003B2231"/>
    <w:rsid w:val="003B247C"/>
    <w:rsid w:val="003B2801"/>
    <w:rsid w:val="003B429B"/>
    <w:rsid w:val="003B4FDB"/>
    <w:rsid w:val="003B6F89"/>
    <w:rsid w:val="003B78F9"/>
    <w:rsid w:val="003C0174"/>
    <w:rsid w:val="003C0B12"/>
    <w:rsid w:val="003C2F04"/>
    <w:rsid w:val="003C3AE7"/>
    <w:rsid w:val="003C3C32"/>
    <w:rsid w:val="003C3CAA"/>
    <w:rsid w:val="003C4D44"/>
    <w:rsid w:val="003C5C66"/>
    <w:rsid w:val="003C7313"/>
    <w:rsid w:val="003D01A5"/>
    <w:rsid w:val="003D0444"/>
    <w:rsid w:val="003D0508"/>
    <w:rsid w:val="003D0695"/>
    <w:rsid w:val="003D07AB"/>
    <w:rsid w:val="003D2699"/>
    <w:rsid w:val="003D2801"/>
    <w:rsid w:val="003D4121"/>
    <w:rsid w:val="003D437D"/>
    <w:rsid w:val="003D44EB"/>
    <w:rsid w:val="003D4CA0"/>
    <w:rsid w:val="003D4D19"/>
    <w:rsid w:val="003D55CD"/>
    <w:rsid w:val="003D58FC"/>
    <w:rsid w:val="003D5C20"/>
    <w:rsid w:val="003D6117"/>
    <w:rsid w:val="003D76FB"/>
    <w:rsid w:val="003E0798"/>
    <w:rsid w:val="003E0884"/>
    <w:rsid w:val="003E0D87"/>
    <w:rsid w:val="003E0D9C"/>
    <w:rsid w:val="003E1033"/>
    <w:rsid w:val="003E220F"/>
    <w:rsid w:val="003E41E3"/>
    <w:rsid w:val="003E4AC7"/>
    <w:rsid w:val="003E51F2"/>
    <w:rsid w:val="003E5717"/>
    <w:rsid w:val="003E6772"/>
    <w:rsid w:val="003E69E9"/>
    <w:rsid w:val="003F04D1"/>
    <w:rsid w:val="003F05AD"/>
    <w:rsid w:val="003F0652"/>
    <w:rsid w:val="003F0D2E"/>
    <w:rsid w:val="003F241E"/>
    <w:rsid w:val="003F25C1"/>
    <w:rsid w:val="003F318C"/>
    <w:rsid w:val="003F613E"/>
    <w:rsid w:val="003F665C"/>
    <w:rsid w:val="004004FA"/>
    <w:rsid w:val="004011FC"/>
    <w:rsid w:val="00401678"/>
    <w:rsid w:val="00401BF1"/>
    <w:rsid w:val="0040203A"/>
    <w:rsid w:val="0040221D"/>
    <w:rsid w:val="00402488"/>
    <w:rsid w:val="0040438F"/>
    <w:rsid w:val="00404D23"/>
    <w:rsid w:val="00407242"/>
    <w:rsid w:val="00410DA2"/>
    <w:rsid w:val="00410E5B"/>
    <w:rsid w:val="00411B1D"/>
    <w:rsid w:val="00411F79"/>
    <w:rsid w:val="00412748"/>
    <w:rsid w:val="00412A9E"/>
    <w:rsid w:val="00412DA4"/>
    <w:rsid w:val="00412E23"/>
    <w:rsid w:val="004130CB"/>
    <w:rsid w:val="004131B0"/>
    <w:rsid w:val="0041339B"/>
    <w:rsid w:val="0041388C"/>
    <w:rsid w:val="00413C8D"/>
    <w:rsid w:val="00413F7F"/>
    <w:rsid w:val="004144BE"/>
    <w:rsid w:val="00414AA9"/>
    <w:rsid w:val="004155B3"/>
    <w:rsid w:val="00415CBD"/>
    <w:rsid w:val="00416765"/>
    <w:rsid w:val="00416800"/>
    <w:rsid w:val="00416D2C"/>
    <w:rsid w:val="00417E64"/>
    <w:rsid w:val="004220D9"/>
    <w:rsid w:val="004228C9"/>
    <w:rsid w:val="004237DE"/>
    <w:rsid w:val="00423971"/>
    <w:rsid w:val="00424627"/>
    <w:rsid w:val="004263E3"/>
    <w:rsid w:val="00427559"/>
    <w:rsid w:val="004278B6"/>
    <w:rsid w:val="00431324"/>
    <w:rsid w:val="0043146A"/>
    <w:rsid w:val="00431864"/>
    <w:rsid w:val="00432A07"/>
    <w:rsid w:val="0043327C"/>
    <w:rsid w:val="00433823"/>
    <w:rsid w:val="0043435A"/>
    <w:rsid w:val="00435099"/>
    <w:rsid w:val="0043541E"/>
    <w:rsid w:val="004356D2"/>
    <w:rsid w:val="00435707"/>
    <w:rsid w:val="004357A8"/>
    <w:rsid w:val="0043695A"/>
    <w:rsid w:val="00437207"/>
    <w:rsid w:val="00437514"/>
    <w:rsid w:val="00437903"/>
    <w:rsid w:val="00437CAE"/>
    <w:rsid w:val="004414F3"/>
    <w:rsid w:val="004418A6"/>
    <w:rsid w:val="00441F98"/>
    <w:rsid w:val="0044227F"/>
    <w:rsid w:val="00443143"/>
    <w:rsid w:val="00443464"/>
    <w:rsid w:val="004441DE"/>
    <w:rsid w:val="0044444A"/>
    <w:rsid w:val="00444522"/>
    <w:rsid w:val="00445FB3"/>
    <w:rsid w:val="004466FA"/>
    <w:rsid w:val="00446DCF"/>
    <w:rsid w:val="00447592"/>
    <w:rsid w:val="00447939"/>
    <w:rsid w:val="00447B47"/>
    <w:rsid w:val="00447E19"/>
    <w:rsid w:val="00450630"/>
    <w:rsid w:val="00452DF8"/>
    <w:rsid w:val="004541F8"/>
    <w:rsid w:val="0045432C"/>
    <w:rsid w:val="00454550"/>
    <w:rsid w:val="00456198"/>
    <w:rsid w:val="004561D1"/>
    <w:rsid w:val="0045758C"/>
    <w:rsid w:val="004578E6"/>
    <w:rsid w:val="00460419"/>
    <w:rsid w:val="00460721"/>
    <w:rsid w:val="0046143E"/>
    <w:rsid w:val="00462836"/>
    <w:rsid w:val="00462F99"/>
    <w:rsid w:val="0046386C"/>
    <w:rsid w:val="00463F3C"/>
    <w:rsid w:val="0046567F"/>
    <w:rsid w:val="0046584B"/>
    <w:rsid w:val="00466387"/>
    <w:rsid w:val="00466589"/>
    <w:rsid w:val="0047042D"/>
    <w:rsid w:val="0047099B"/>
    <w:rsid w:val="00470BC1"/>
    <w:rsid w:val="00471CEA"/>
    <w:rsid w:val="00471EA7"/>
    <w:rsid w:val="00472D85"/>
    <w:rsid w:val="00472DA0"/>
    <w:rsid w:val="0047326F"/>
    <w:rsid w:val="00473443"/>
    <w:rsid w:val="0047426D"/>
    <w:rsid w:val="00475DEB"/>
    <w:rsid w:val="0047614E"/>
    <w:rsid w:val="00477BFD"/>
    <w:rsid w:val="0048044B"/>
    <w:rsid w:val="00480471"/>
    <w:rsid w:val="00480564"/>
    <w:rsid w:val="004806A8"/>
    <w:rsid w:val="00481182"/>
    <w:rsid w:val="00481941"/>
    <w:rsid w:val="00482099"/>
    <w:rsid w:val="00482422"/>
    <w:rsid w:val="004829B4"/>
    <w:rsid w:val="00483277"/>
    <w:rsid w:val="00483393"/>
    <w:rsid w:val="00484294"/>
    <w:rsid w:val="00484650"/>
    <w:rsid w:val="004847A3"/>
    <w:rsid w:val="00484BF7"/>
    <w:rsid w:val="00485698"/>
    <w:rsid w:val="004856FE"/>
    <w:rsid w:val="0048640C"/>
    <w:rsid w:val="0048721A"/>
    <w:rsid w:val="00487237"/>
    <w:rsid w:val="00490648"/>
    <w:rsid w:val="00490A0B"/>
    <w:rsid w:val="00490B00"/>
    <w:rsid w:val="00491339"/>
    <w:rsid w:val="00491424"/>
    <w:rsid w:val="0049181B"/>
    <w:rsid w:val="004925E0"/>
    <w:rsid w:val="00492D4C"/>
    <w:rsid w:val="00492F72"/>
    <w:rsid w:val="004942B9"/>
    <w:rsid w:val="004942D6"/>
    <w:rsid w:val="00494BAA"/>
    <w:rsid w:val="00494D84"/>
    <w:rsid w:val="004957B8"/>
    <w:rsid w:val="004A11C6"/>
    <w:rsid w:val="004A17CB"/>
    <w:rsid w:val="004A2B6C"/>
    <w:rsid w:val="004A3119"/>
    <w:rsid w:val="004A357A"/>
    <w:rsid w:val="004A3822"/>
    <w:rsid w:val="004A3DEA"/>
    <w:rsid w:val="004A3F7C"/>
    <w:rsid w:val="004A483A"/>
    <w:rsid w:val="004A5260"/>
    <w:rsid w:val="004A53D3"/>
    <w:rsid w:val="004A5805"/>
    <w:rsid w:val="004A6F82"/>
    <w:rsid w:val="004A7354"/>
    <w:rsid w:val="004A76DF"/>
    <w:rsid w:val="004B09F5"/>
    <w:rsid w:val="004B0E32"/>
    <w:rsid w:val="004B1216"/>
    <w:rsid w:val="004B124E"/>
    <w:rsid w:val="004B15E1"/>
    <w:rsid w:val="004B1C68"/>
    <w:rsid w:val="004B1E19"/>
    <w:rsid w:val="004B27AA"/>
    <w:rsid w:val="004B2978"/>
    <w:rsid w:val="004B2D2C"/>
    <w:rsid w:val="004B32CF"/>
    <w:rsid w:val="004B36AC"/>
    <w:rsid w:val="004B4720"/>
    <w:rsid w:val="004B5139"/>
    <w:rsid w:val="004B586A"/>
    <w:rsid w:val="004B5A6B"/>
    <w:rsid w:val="004B5B88"/>
    <w:rsid w:val="004B60BD"/>
    <w:rsid w:val="004B6210"/>
    <w:rsid w:val="004B63A8"/>
    <w:rsid w:val="004B6862"/>
    <w:rsid w:val="004B68FE"/>
    <w:rsid w:val="004B6DC8"/>
    <w:rsid w:val="004B7D78"/>
    <w:rsid w:val="004C094D"/>
    <w:rsid w:val="004C0CF6"/>
    <w:rsid w:val="004C0EB8"/>
    <w:rsid w:val="004C1076"/>
    <w:rsid w:val="004C19F8"/>
    <w:rsid w:val="004C1E33"/>
    <w:rsid w:val="004C2998"/>
    <w:rsid w:val="004C3D41"/>
    <w:rsid w:val="004C433A"/>
    <w:rsid w:val="004C48D8"/>
    <w:rsid w:val="004C58A5"/>
    <w:rsid w:val="004C5E3A"/>
    <w:rsid w:val="004C5EFC"/>
    <w:rsid w:val="004C7414"/>
    <w:rsid w:val="004D0BA9"/>
    <w:rsid w:val="004D1EF0"/>
    <w:rsid w:val="004D23DE"/>
    <w:rsid w:val="004D272D"/>
    <w:rsid w:val="004D290F"/>
    <w:rsid w:val="004D3163"/>
    <w:rsid w:val="004D3BE8"/>
    <w:rsid w:val="004D5E81"/>
    <w:rsid w:val="004D5EB9"/>
    <w:rsid w:val="004D6A38"/>
    <w:rsid w:val="004D7DBD"/>
    <w:rsid w:val="004D7F24"/>
    <w:rsid w:val="004E280A"/>
    <w:rsid w:val="004E2811"/>
    <w:rsid w:val="004E2FC8"/>
    <w:rsid w:val="004E3088"/>
    <w:rsid w:val="004E403C"/>
    <w:rsid w:val="004E4975"/>
    <w:rsid w:val="004E4C34"/>
    <w:rsid w:val="004E4F4B"/>
    <w:rsid w:val="004E5AA7"/>
    <w:rsid w:val="004E6056"/>
    <w:rsid w:val="004E605A"/>
    <w:rsid w:val="004E6F21"/>
    <w:rsid w:val="004E7330"/>
    <w:rsid w:val="004E73E1"/>
    <w:rsid w:val="004E7BBF"/>
    <w:rsid w:val="004F0C81"/>
    <w:rsid w:val="004F14FE"/>
    <w:rsid w:val="004F18F6"/>
    <w:rsid w:val="004F2696"/>
    <w:rsid w:val="004F2B76"/>
    <w:rsid w:val="004F3036"/>
    <w:rsid w:val="004F4D8B"/>
    <w:rsid w:val="004F4EA2"/>
    <w:rsid w:val="004F51C0"/>
    <w:rsid w:val="004F5E6E"/>
    <w:rsid w:val="004F6188"/>
    <w:rsid w:val="004F6443"/>
    <w:rsid w:val="004F6918"/>
    <w:rsid w:val="004F6C6F"/>
    <w:rsid w:val="004F767D"/>
    <w:rsid w:val="004F7F6F"/>
    <w:rsid w:val="005007B9"/>
    <w:rsid w:val="00500870"/>
    <w:rsid w:val="005009F9"/>
    <w:rsid w:val="00501A93"/>
    <w:rsid w:val="00502240"/>
    <w:rsid w:val="005030CA"/>
    <w:rsid w:val="00503520"/>
    <w:rsid w:val="0050409F"/>
    <w:rsid w:val="00504FE7"/>
    <w:rsid w:val="00505852"/>
    <w:rsid w:val="00506565"/>
    <w:rsid w:val="00506AB1"/>
    <w:rsid w:val="00507005"/>
    <w:rsid w:val="00507524"/>
    <w:rsid w:val="00507C3A"/>
    <w:rsid w:val="00510C6A"/>
    <w:rsid w:val="00510F47"/>
    <w:rsid w:val="00510FC7"/>
    <w:rsid w:val="00511412"/>
    <w:rsid w:val="00512897"/>
    <w:rsid w:val="00512E2E"/>
    <w:rsid w:val="005133EE"/>
    <w:rsid w:val="00513753"/>
    <w:rsid w:val="005138C7"/>
    <w:rsid w:val="00514345"/>
    <w:rsid w:val="00514837"/>
    <w:rsid w:val="00514B46"/>
    <w:rsid w:val="00514F33"/>
    <w:rsid w:val="00514F37"/>
    <w:rsid w:val="00517510"/>
    <w:rsid w:val="0052009A"/>
    <w:rsid w:val="005200DE"/>
    <w:rsid w:val="005203CB"/>
    <w:rsid w:val="0052148D"/>
    <w:rsid w:val="00521A63"/>
    <w:rsid w:val="0052203B"/>
    <w:rsid w:val="0052299D"/>
    <w:rsid w:val="00522AF0"/>
    <w:rsid w:val="00522FE7"/>
    <w:rsid w:val="00523673"/>
    <w:rsid w:val="00523DF9"/>
    <w:rsid w:val="00523F1A"/>
    <w:rsid w:val="00524013"/>
    <w:rsid w:val="005243BE"/>
    <w:rsid w:val="00524421"/>
    <w:rsid w:val="00524480"/>
    <w:rsid w:val="00524DB6"/>
    <w:rsid w:val="00524DD6"/>
    <w:rsid w:val="00524F7F"/>
    <w:rsid w:val="005259C4"/>
    <w:rsid w:val="00525D72"/>
    <w:rsid w:val="005274C7"/>
    <w:rsid w:val="00527E52"/>
    <w:rsid w:val="00530885"/>
    <w:rsid w:val="0053107B"/>
    <w:rsid w:val="0053126E"/>
    <w:rsid w:val="005320C7"/>
    <w:rsid w:val="005323FA"/>
    <w:rsid w:val="005334A4"/>
    <w:rsid w:val="0053385E"/>
    <w:rsid w:val="00533C57"/>
    <w:rsid w:val="00534A5A"/>
    <w:rsid w:val="00535C0B"/>
    <w:rsid w:val="005361F8"/>
    <w:rsid w:val="0053636F"/>
    <w:rsid w:val="005402B0"/>
    <w:rsid w:val="00541820"/>
    <w:rsid w:val="00542C53"/>
    <w:rsid w:val="00543EE6"/>
    <w:rsid w:val="00544C11"/>
    <w:rsid w:val="00544CB2"/>
    <w:rsid w:val="005452BF"/>
    <w:rsid w:val="00545A81"/>
    <w:rsid w:val="00545EF8"/>
    <w:rsid w:val="00546C49"/>
    <w:rsid w:val="005502AF"/>
    <w:rsid w:val="0055109B"/>
    <w:rsid w:val="005513F6"/>
    <w:rsid w:val="00551583"/>
    <w:rsid w:val="00551B3A"/>
    <w:rsid w:val="0055210A"/>
    <w:rsid w:val="005521B4"/>
    <w:rsid w:val="00552440"/>
    <w:rsid w:val="005535BC"/>
    <w:rsid w:val="00553D29"/>
    <w:rsid w:val="00554271"/>
    <w:rsid w:val="005547A0"/>
    <w:rsid w:val="00555DF3"/>
    <w:rsid w:val="0055602B"/>
    <w:rsid w:val="0055678B"/>
    <w:rsid w:val="0055741B"/>
    <w:rsid w:val="00557C85"/>
    <w:rsid w:val="005608EF"/>
    <w:rsid w:val="00560DE0"/>
    <w:rsid w:val="005624A1"/>
    <w:rsid w:val="00562B4B"/>
    <w:rsid w:val="00563334"/>
    <w:rsid w:val="00564AF0"/>
    <w:rsid w:val="00564C04"/>
    <w:rsid w:val="0056562B"/>
    <w:rsid w:val="00565FE4"/>
    <w:rsid w:val="005663A6"/>
    <w:rsid w:val="005663BD"/>
    <w:rsid w:val="00567073"/>
    <w:rsid w:val="0056742B"/>
    <w:rsid w:val="00570923"/>
    <w:rsid w:val="00570E14"/>
    <w:rsid w:val="00571806"/>
    <w:rsid w:val="00571D2C"/>
    <w:rsid w:val="00571F90"/>
    <w:rsid w:val="0057318B"/>
    <w:rsid w:val="005737F0"/>
    <w:rsid w:val="00573B99"/>
    <w:rsid w:val="00573ECF"/>
    <w:rsid w:val="005747D5"/>
    <w:rsid w:val="00575021"/>
    <w:rsid w:val="0057550C"/>
    <w:rsid w:val="005766E9"/>
    <w:rsid w:val="0057712E"/>
    <w:rsid w:val="00577443"/>
    <w:rsid w:val="00582830"/>
    <w:rsid w:val="00582BC8"/>
    <w:rsid w:val="00583CB4"/>
    <w:rsid w:val="00584A8B"/>
    <w:rsid w:val="00584C19"/>
    <w:rsid w:val="00586CF5"/>
    <w:rsid w:val="005879D0"/>
    <w:rsid w:val="00591B5A"/>
    <w:rsid w:val="00593293"/>
    <w:rsid w:val="00593FD0"/>
    <w:rsid w:val="005945FB"/>
    <w:rsid w:val="00595080"/>
    <w:rsid w:val="00595FB9"/>
    <w:rsid w:val="0059607C"/>
    <w:rsid w:val="00596755"/>
    <w:rsid w:val="00596A0E"/>
    <w:rsid w:val="00596E2A"/>
    <w:rsid w:val="005975D1"/>
    <w:rsid w:val="005A1306"/>
    <w:rsid w:val="005A16B5"/>
    <w:rsid w:val="005A1AB0"/>
    <w:rsid w:val="005A2B0B"/>
    <w:rsid w:val="005A4BD5"/>
    <w:rsid w:val="005A5294"/>
    <w:rsid w:val="005A5C16"/>
    <w:rsid w:val="005A6120"/>
    <w:rsid w:val="005A6220"/>
    <w:rsid w:val="005A659D"/>
    <w:rsid w:val="005A6F54"/>
    <w:rsid w:val="005B0B08"/>
    <w:rsid w:val="005B1BD9"/>
    <w:rsid w:val="005B1C78"/>
    <w:rsid w:val="005B2085"/>
    <w:rsid w:val="005B368D"/>
    <w:rsid w:val="005B7EA5"/>
    <w:rsid w:val="005C0342"/>
    <w:rsid w:val="005C08E1"/>
    <w:rsid w:val="005C0ECF"/>
    <w:rsid w:val="005C0F99"/>
    <w:rsid w:val="005C2296"/>
    <w:rsid w:val="005C293F"/>
    <w:rsid w:val="005C2F67"/>
    <w:rsid w:val="005C467F"/>
    <w:rsid w:val="005C6243"/>
    <w:rsid w:val="005C7853"/>
    <w:rsid w:val="005C7AF3"/>
    <w:rsid w:val="005C7EB7"/>
    <w:rsid w:val="005C7EE3"/>
    <w:rsid w:val="005D2053"/>
    <w:rsid w:val="005D26BB"/>
    <w:rsid w:val="005D2C1C"/>
    <w:rsid w:val="005D2EFE"/>
    <w:rsid w:val="005D333B"/>
    <w:rsid w:val="005D34BB"/>
    <w:rsid w:val="005D35CA"/>
    <w:rsid w:val="005D3E32"/>
    <w:rsid w:val="005D556C"/>
    <w:rsid w:val="005D6052"/>
    <w:rsid w:val="005D65A7"/>
    <w:rsid w:val="005D6CA8"/>
    <w:rsid w:val="005D7524"/>
    <w:rsid w:val="005D7695"/>
    <w:rsid w:val="005D772A"/>
    <w:rsid w:val="005E08FA"/>
    <w:rsid w:val="005E3186"/>
    <w:rsid w:val="005E41C1"/>
    <w:rsid w:val="005E45CC"/>
    <w:rsid w:val="005E5B24"/>
    <w:rsid w:val="005E5BF7"/>
    <w:rsid w:val="005E624F"/>
    <w:rsid w:val="005E69DF"/>
    <w:rsid w:val="005E6F40"/>
    <w:rsid w:val="005E6FDC"/>
    <w:rsid w:val="005E7008"/>
    <w:rsid w:val="005E70BB"/>
    <w:rsid w:val="005E7F01"/>
    <w:rsid w:val="005F0823"/>
    <w:rsid w:val="005F0D5A"/>
    <w:rsid w:val="005F15FD"/>
    <w:rsid w:val="005F1A4B"/>
    <w:rsid w:val="005F1D9B"/>
    <w:rsid w:val="005F2B49"/>
    <w:rsid w:val="005F3933"/>
    <w:rsid w:val="005F3B9E"/>
    <w:rsid w:val="005F4F4A"/>
    <w:rsid w:val="005F66E7"/>
    <w:rsid w:val="005F7B8E"/>
    <w:rsid w:val="00600912"/>
    <w:rsid w:val="00600970"/>
    <w:rsid w:val="00600CCE"/>
    <w:rsid w:val="00601987"/>
    <w:rsid w:val="0060205A"/>
    <w:rsid w:val="006047D0"/>
    <w:rsid w:val="00605718"/>
    <w:rsid w:val="00606640"/>
    <w:rsid w:val="006077CC"/>
    <w:rsid w:val="00610344"/>
    <w:rsid w:val="00610C33"/>
    <w:rsid w:val="00610C77"/>
    <w:rsid w:val="00611121"/>
    <w:rsid w:val="0061169F"/>
    <w:rsid w:val="00611B47"/>
    <w:rsid w:val="00611BE5"/>
    <w:rsid w:val="00612531"/>
    <w:rsid w:val="006128A2"/>
    <w:rsid w:val="006137EE"/>
    <w:rsid w:val="006155AE"/>
    <w:rsid w:val="0061646B"/>
    <w:rsid w:val="006177B0"/>
    <w:rsid w:val="0062081E"/>
    <w:rsid w:val="0062106B"/>
    <w:rsid w:val="00621CDD"/>
    <w:rsid w:val="00621E50"/>
    <w:rsid w:val="00621F11"/>
    <w:rsid w:val="006226AA"/>
    <w:rsid w:val="006226E2"/>
    <w:rsid w:val="00622F2C"/>
    <w:rsid w:val="0062340A"/>
    <w:rsid w:val="00624059"/>
    <w:rsid w:val="006244C9"/>
    <w:rsid w:val="0062496D"/>
    <w:rsid w:val="00625DF0"/>
    <w:rsid w:val="0062764C"/>
    <w:rsid w:val="00630E68"/>
    <w:rsid w:val="00631397"/>
    <w:rsid w:val="006313D2"/>
    <w:rsid w:val="0063212B"/>
    <w:rsid w:val="00632A0C"/>
    <w:rsid w:val="00632AA2"/>
    <w:rsid w:val="0063370A"/>
    <w:rsid w:val="0063380B"/>
    <w:rsid w:val="00633978"/>
    <w:rsid w:val="00633D66"/>
    <w:rsid w:val="0063467C"/>
    <w:rsid w:val="00634D50"/>
    <w:rsid w:val="0063504E"/>
    <w:rsid w:val="0063693B"/>
    <w:rsid w:val="0063693E"/>
    <w:rsid w:val="00636958"/>
    <w:rsid w:val="006401E1"/>
    <w:rsid w:val="00640765"/>
    <w:rsid w:val="00640902"/>
    <w:rsid w:val="00642D14"/>
    <w:rsid w:val="00643371"/>
    <w:rsid w:val="00643D1B"/>
    <w:rsid w:val="00643F22"/>
    <w:rsid w:val="006471BA"/>
    <w:rsid w:val="00647AB5"/>
    <w:rsid w:val="00647F00"/>
    <w:rsid w:val="006500B5"/>
    <w:rsid w:val="00650B6A"/>
    <w:rsid w:val="00650E72"/>
    <w:rsid w:val="00651CBA"/>
    <w:rsid w:val="00652E91"/>
    <w:rsid w:val="00653012"/>
    <w:rsid w:val="00653177"/>
    <w:rsid w:val="006531F3"/>
    <w:rsid w:val="00654463"/>
    <w:rsid w:val="006546D3"/>
    <w:rsid w:val="006552BA"/>
    <w:rsid w:val="006553F6"/>
    <w:rsid w:val="006557DC"/>
    <w:rsid w:val="0065688D"/>
    <w:rsid w:val="00656DA7"/>
    <w:rsid w:val="006578FB"/>
    <w:rsid w:val="0066238D"/>
    <w:rsid w:val="0066288B"/>
    <w:rsid w:val="00662C8D"/>
    <w:rsid w:val="00662F3F"/>
    <w:rsid w:val="0066340E"/>
    <w:rsid w:val="006637BE"/>
    <w:rsid w:val="00663E7E"/>
    <w:rsid w:val="006645BF"/>
    <w:rsid w:val="00664729"/>
    <w:rsid w:val="00664AE5"/>
    <w:rsid w:val="00664B55"/>
    <w:rsid w:val="00664CFA"/>
    <w:rsid w:val="0066528C"/>
    <w:rsid w:val="006668DB"/>
    <w:rsid w:val="00667447"/>
    <w:rsid w:val="006674BE"/>
    <w:rsid w:val="00667739"/>
    <w:rsid w:val="00667B36"/>
    <w:rsid w:val="00670293"/>
    <w:rsid w:val="00670444"/>
    <w:rsid w:val="006705D9"/>
    <w:rsid w:val="00671638"/>
    <w:rsid w:val="00671EDC"/>
    <w:rsid w:val="00672369"/>
    <w:rsid w:val="006726E1"/>
    <w:rsid w:val="006728EE"/>
    <w:rsid w:val="00674113"/>
    <w:rsid w:val="006751B1"/>
    <w:rsid w:val="006763A0"/>
    <w:rsid w:val="00676A97"/>
    <w:rsid w:val="00677357"/>
    <w:rsid w:val="00681FC4"/>
    <w:rsid w:val="0068325E"/>
    <w:rsid w:val="0068384C"/>
    <w:rsid w:val="00684A07"/>
    <w:rsid w:val="006857D2"/>
    <w:rsid w:val="006861D3"/>
    <w:rsid w:val="0069131B"/>
    <w:rsid w:val="006916C8"/>
    <w:rsid w:val="00691C44"/>
    <w:rsid w:val="00692329"/>
    <w:rsid w:val="00693069"/>
    <w:rsid w:val="006933DE"/>
    <w:rsid w:val="00693EAC"/>
    <w:rsid w:val="00694FE3"/>
    <w:rsid w:val="006A007E"/>
    <w:rsid w:val="006A0128"/>
    <w:rsid w:val="006A0B85"/>
    <w:rsid w:val="006A2A78"/>
    <w:rsid w:val="006A45BF"/>
    <w:rsid w:val="006A4FA5"/>
    <w:rsid w:val="006A5DBD"/>
    <w:rsid w:val="006A6657"/>
    <w:rsid w:val="006A66A5"/>
    <w:rsid w:val="006A7F21"/>
    <w:rsid w:val="006B0325"/>
    <w:rsid w:val="006B09DF"/>
    <w:rsid w:val="006B0C64"/>
    <w:rsid w:val="006B0FE2"/>
    <w:rsid w:val="006B156F"/>
    <w:rsid w:val="006B23E4"/>
    <w:rsid w:val="006B2DA9"/>
    <w:rsid w:val="006B5AFF"/>
    <w:rsid w:val="006B5CB3"/>
    <w:rsid w:val="006B6303"/>
    <w:rsid w:val="006B6661"/>
    <w:rsid w:val="006B695B"/>
    <w:rsid w:val="006B771E"/>
    <w:rsid w:val="006C00AA"/>
    <w:rsid w:val="006C0DBE"/>
    <w:rsid w:val="006C14B9"/>
    <w:rsid w:val="006C1D61"/>
    <w:rsid w:val="006C21C4"/>
    <w:rsid w:val="006C2B05"/>
    <w:rsid w:val="006C377F"/>
    <w:rsid w:val="006C3D2B"/>
    <w:rsid w:val="006C4004"/>
    <w:rsid w:val="006C6DE4"/>
    <w:rsid w:val="006C73BA"/>
    <w:rsid w:val="006C75BE"/>
    <w:rsid w:val="006C7C4F"/>
    <w:rsid w:val="006C7E09"/>
    <w:rsid w:val="006D0948"/>
    <w:rsid w:val="006D09AB"/>
    <w:rsid w:val="006D11BF"/>
    <w:rsid w:val="006D17BB"/>
    <w:rsid w:val="006D184A"/>
    <w:rsid w:val="006D1B12"/>
    <w:rsid w:val="006D1D01"/>
    <w:rsid w:val="006D1F74"/>
    <w:rsid w:val="006D2620"/>
    <w:rsid w:val="006D415C"/>
    <w:rsid w:val="006D4DE9"/>
    <w:rsid w:val="006D5097"/>
    <w:rsid w:val="006D5191"/>
    <w:rsid w:val="006D6168"/>
    <w:rsid w:val="006D664F"/>
    <w:rsid w:val="006D6735"/>
    <w:rsid w:val="006D74E3"/>
    <w:rsid w:val="006D7656"/>
    <w:rsid w:val="006D7F60"/>
    <w:rsid w:val="006E0508"/>
    <w:rsid w:val="006E0D7D"/>
    <w:rsid w:val="006E106D"/>
    <w:rsid w:val="006E25C8"/>
    <w:rsid w:val="006E344A"/>
    <w:rsid w:val="006E3945"/>
    <w:rsid w:val="006E39C2"/>
    <w:rsid w:val="006E4DB0"/>
    <w:rsid w:val="006E4F92"/>
    <w:rsid w:val="006E53E7"/>
    <w:rsid w:val="006E5539"/>
    <w:rsid w:val="006E55DD"/>
    <w:rsid w:val="006E591D"/>
    <w:rsid w:val="006E5BA9"/>
    <w:rsid w:val="006E5F77"/>
    <w:rsid w:val="006E6444"/>
    <w:rsid w:val="006E658D"/>
    <w:rsid w:val="006E6BCD"/>
    <w:rsid w:val="006E6C51"/>
    <w:rsid w:val="006E789E"/>
    <w:rsid w:val="006E7A6F"/>
    <w:rsid w:val="006F023A"/>
    <w:rsid w:val="006F10A0"/>
    <w:rsid w:val="006F16BA"/>
    <w:rsid w:val="006F268C"/>
    <w:rsid w:val="006F2AAA"/>
    <w:rsid w:val="006F2DFD"/>
    <w:rsid w:val="006F2E25"/>
    <w:rsid w:val="006F379B"/>
    <w:rsid w:val="006F5BDB"/>
    <w:rsid w:val="006F5F25"/>
    <w:rsid w:val="006F6133"/>
    <w:rsid w:val="006F6308"/>
    <w:rsid w:val="006F6E2B"/>
    <w:rsid w:val="006F7C1A"/>
    <w:rsid w:val="007011CC"/>
    <w:rsid w:val="00701FFC"/>
    <w:rsid w:val="007027B3"/>
    <w:rsid w:val="00702830"/>
    <w:rsid w:val="007038B0"/>
    <w:rsid w:val="00704CC7"/>
    <w:rsid w:val="007056BE"/>
    <w:rsid w:val="007057C8"/>
    <w:rsid w:val="00707A9F"/>
    <w:rsid w:val="00710F4A"/>
    <w:rsid w:val="00711600"/>
    <w:rsid w:val="00712A0B"/>
    <w:rsid w:val="00712E56"/>
    <w:rsid w:val="00713C6D"/>
    <w:rsid w:val="0071483D"/>
    <w:rsid w:val="00714B2E"/>
    <w:rsid w:val="0071541A"/>
    <w:rsid w:val="0071567E"/>
    <w:rsid w:val="007164AC"/>
    <w:rsid w:val="0071745E"/>
    <w:rsid w:val="007175AE"/>
    <w:rsid w:val="007179C1"/>
    <w:rsid w:val="0072047B"/>
    <w:rsid w:val="007206E3"/>
    <w:rsid w:val="00720875"/>
    <w:rsid w:val="00721155"/>
    <w:rsid w:val="00721EC0"/>
    <w:rsid w:val="00721ECE"/>
    <w:rsid w:val="00721F64"/>
    <w:rsid w:val="007226DA"/>
    <w:rsid w:val="007229F5"/>
    <w:rsid w:val="00723553"/>
    <w:rsid w:val="00724F1C"/>
    <w:rsid w:val="007258B1"/>
    <w:rsid w:val="00725C9B"/>
    <w:rsid w:val="0072636D"/>
    <w:rsid w:val="007266D5"/>
    <w:rsid w:val="00726763"/>
    <w:rsid w:val="007274AB"/>
    <w:rsid w:val="00727D4C"/>
    <w:rsid w:val="007301DF"/>
    <w:rsid w:val="00730214"/>
    <w:rsid w:val="00730281"/>
    <w:rsid w:val="007302E8"/>
    <w:rsid w:val="00730C0E"/>
    <w:rsid w:val="007317C9"/>
    <w:rsid w:val="00732B97"/>
    <w:rsid w:val="007333B6"/>
    <w:rsid w:val="007336AF"/>
    <w:rsid w:val="00733977"/>
    <w:rsid w:val="00734640"/>
    <w:rsid w:val="00734985"/>
    <w:rsid w:val="007354B6"/>
    <w:rsid w:val="0073664D"/>
    <w:rsid w:val="00736A48"/>
    <w:rsid w:val="00736B88"/>
    <w:rsid w:val="00736C19"/>
    <w:rsid w:val="00736E27"/>
    <w:rsid w:val="007371A9"/>
    <w:rsid w:val="007373C0"/>
    <w:rsid w:val="007402D3"/>
    <w:rsid w:val="00740506"/>
    <w:rsid w:val="0074063A"/>
    <w:rsid w:val="00740A21"/>
    <w:rsid w:val="00741EBE"/>
    <w:rsid w:val="00742C81"/>
    <w:rsid w:val="00742F6A"/>
    <w:rsid w:val="0074345B"/>
    <w:rsid w:val="007438B6"/>
    <w:rsid w:val="007441DC"/>
    <w:rsid w:val="0074431C"/>
    <w:rsid w:val="00745007"/>
    <w:rsid w:val="007457D1"/>
    <w:rsid w:val="007474F7"/>
    <w:rsid w:val="00750289"/>
    <w:rsid w:val="00750736"/>
    <w:rsid w:val="0075097C"/>
    <w:rsid w:val="00751A80"/>
    <w:rsid w:val="00752A84"/>
    <w:rsid w:val="00753762"/>
    <w:rsid w:val="00753978"/>
    <w:rsid w:val="007547BA"/>
    <w:rsid w:val="00754EF1"/>
    <w:rsid w:val="0075510B"/>
    <w:rsid w:val="007558EF"/>
    <w:rsid w:val="007566A4"/>
    <w:rsid w:val="0075687C"/>
    <w:rsid w:val="007571AF"/>
    <w:rsid w:val="00757B38"/>
    <w:rsid w:val="007600FD"/>
    <w:rsid w:val="00760C4F"/>
    <w:rsid w:val="00761B1B"/>
    <w:rsid w:val="00761B40"/>
    <w:rsid w:val="00762030"/>
    <w:rsid w:val="007628E0"/>
    <w:rsid w:val="00762C33"/>
    <w:rsid w:val="00762FBC"/>
    <w:rsid w:val="00763170"/>
    <w:rsid w:val="00763359"/>
    <w:rsid w:val="00763766"/>
    <w:rsid w:val="00763BAC"/>
    <w:rsid w:val="00764432"/>
    <w:rsid w:val="00764AA2"/>
    <w:rsid w:val="0076506F"/>
    <w:rsid w:val="0076595F"/>
    <w:rsid w:val="00766C74"/>
    <w:rsid w:val="0076711E"/>
    <w:rsid w:val="00767F2D"/>
    <w:rsid w:val="00770C49"/>
    <w:rsid w:val="00770DA5"/>
    <w:rsid w:val="00771AE7"/>
    <w:rsid w:val="00772913"/>
    <w:rsid w:val="007732A7"/>
    <w:rsid w:val="007733A5"/>
    <w:rsid w:val="007737D5"/>
    <w:rsid w:val="00773C25"/>
    <w:rsid w:val="00774179"/>
    <w:rsid w:val="0077425A"/>
    <w:rsid w:val="0077478D"/>
    <w:rsid w:val="0077553F"/>
    <w:rsid w:val="00775C7F"/>
    <w:rsid w:val="00775FF5"/>
    <w:rsid w:val="00776E2A"/>
    <w:rsid w:val="00776EF5"/>
    <w:rsid w:val="00777681"/>
    <w:rsid w:val="00777D8A"/>
    <w:rsid w:val="00780FB4"/>
    <w:rsid w:val="00782F83"/>
    <w:rsid w:val="007837AC"/>
    <w:rsid w:val="00783FBC"/>
    <w:rsid w:val="007841E9"/>
    <w:rsid w:val="00784612"/>
    <w:rsid w:val="00784770"/>
    <w:rsid w:val="00786A33"/>
    <w:rsid w:val="00786E2E"/>
    <w:rsid w:val="00786E3A"/>
    <w:rsid w:val="007902B8"/>
    <w:rsid w:val="007903AB"/>
    <w:rsid w:val="00790AC8"/>
    <w:rsid w:val="00793C57"/>
    <w:rsid w:val="007940A9"/>
    <w:rsid w:val="00794138"/>
    <w:rsid w:val="007951E0"/>
    <w:rsid w:val="00795471"/>
    <w:rsid w:val="00795AAF"/>
    <w:rsid w:val="00796024"/>
    <w:rsid w:val="00797559"/>
    <w:rsid w:val="00797DF7"/>
    <w:rsid w:val="007A05B0"/>
    <w:rsid w:val="007A2103"/>
    <w:rsid w:val="007A22DB"/>
    <w:rsid w:val="007A27ED"/>
    <w:rsid w:val="007A2ECA"/>
    <w:rsid w:val="007A3C35"/>
    <w:rsid w:val="007A444F"/>
    <w:rsid w:val="007A4E0E"/>
    <w:rsid w:val="007B0004"/>
    <w:rsid w:val="007B03E8"/>
    <w:rsid w:val="007B05C0"/>
    <w:rsid w:val="007B134F"/>
    <w:rsid w:val="007B1CBC"/>
    <w:rsid w:val="007B248D"/>
    <w:rsid w:val="007B3887"/>
    <w:rsid w:val="007B3955"/>
    <w:rsid w:val="007B3FBA"/>
    <w:rsid w:val="007B6DA3"/>
    <w:rsid w:val="007C21BA"/>
    <w:rsid w:val="007C2BFB"/>
    <w:rsid w:val="007C3018"/>
    <w:rsid w:val="007C3667"/>
    <w:rsid w:val="007C3E97"/>
    <w:rsid w:val="007C4190"/>
    <w:rsid w:val="007C479F"/>
    <w:rsid w:val="007C47A6"/>
    <w:rsid w:val="007C4C23"/>
    <w:rsid w:val="007C52AC"/>
    <w:rsid w:val="007C5693"/>
    <w:rsid w:val="007C5A05"/>
    <w:rsid w:val="007C750C"/>
    <w:rsid w:val="007C7AA1"/>
    <w:rsid w:val="007D0058"/>
    <w:rsid w:val="007D0A56"/>
    <w:rsid w:val="007D0C56"/>
    <w:rsid w:val="007D0D10"/>
    <w:rsid w:val="007D0E81"/>
    <w:rsid w:val="007D1179"/>
    <w:rsid w:val="007D217B"/>
    <w:rsid w:val="007D21D9"/>
    <w:rsid w:val="007D2D23"/>
    <w:rsid w:val="007D4305"/>
    <w:rsid w:val="007D449C"/>
    <w:rsid w:val="007D4CE4"/>
    <w:rsid w:val="007D4DC8"/>
    <w:rsid w:val="007D5372"/>
    <w:rsid w:val="007D6200"/>
    <w:rsid w:val="007D63CE"/>
    <w:rsid w:val="007D6795"/>
    <w:rsid w:val="007D69E4"/>
    <w:rsid w:val="007D6DAC"/>
    <w:rsid w:val="007D78A5"/>
    <w:rsid w:val="007E1D6D"/>
    <w:rsid w:val="007E3017"/>
    <w:rsid w:val="007E39DA"/>
    <w:rsid w:val="007E3BC3"/>
    <w:rsid w:val="007E41D7"/>
    <w:rsid w:val="007E4FE0"/>
    <w:rsid w:val="007E56B8"/>
    <w:rsid w:val="007E572B"/>
    <w:rsid w:val="007E5796"/>
    <w:rsid w:val="007E5A20"/>
    <w:rsid w:val="007E5AAC"/>
    <w:rsid w:val="007E5DED"/>
    <w:rsid w:val="007E6535"/>
    <w:rsid w:val="007E6817"/>
    <w:rsid w:val="007E7359"/>
    <w:rsid w:val="007E770D"/>
    <w:rsid w:val="007E7A8B"/>
    <w:rsid w:val="007E7A96"/>
    <w:rsid w:val="007E7E2E"/>
    <w:rsid w:val="007E7FE1"/>
    <w:rsid w:val="007F03C3"/>
    <w:rsid w:val="007F096C"/>
    <w:rsid w:val="007F14AE"/>
    <w:rsid w:val="007F2F54"/>
    <w:rsid w:val="007F3326"/>
    <w:rsid w:val="007F39B7"/>
    <w:rsid w:val="007F629D"/>
    <w:rsid w:val="007F689E"/>
    <w:rsid w:val="007F6ACB"/>
    <w:rsid w:val="007F719D"/>
    <w:rsid w:val="007F7D60"/>
    <w:rsid w:val="007F7E0D"/>
    <w:rsid w:val="00801FDE"/>
    <w:rsid w:val="008030C3"/>
    <w:rsid w:val="008043E5"/>
    <w:rsid w:val="00805E61"/>
    <w:rsid w:val="008060E1"/>
    <w:rsid w:val="00806A54"/>
    <w:rsid w:val="0080780B"/>
    <w:rsid w:val="008101FB"/>
    <w:rsid w:val="00810965"/>
    <w:rsid w:val="00810DA3"/>
    <w:rsid w:val="00811773"/>
    <w:rsid w:val="008128C8"/>
    <w:rsid w:val="00812EFE"/>
    <w:rsid w:val="008133D2"/>
    <w:rsid w:val="00814B9E"/>
    <w:rsid w:val="00815641"/>
    <w:rsid w:val="00815A18"/>
    <w:rsid w:val="00815BBD"/>
    <w:rsid w:val="0081695C"/>
    <w:rsid w:val="00816A29"/>
    <w:rsid w:val="00817357"/>
    <w:rsid w:val="00817885"/>
    <w:rsid w:val="00820516"/>
    <w:rsid w:val="00820521"/>
    <w:rsid w:val="0082098F"/>
    <w:rsid w:val="00820A95"/>
    <w:rsid w:val="00820D89"/>
    <w:rsid w:val="008216FB"/>
    <w:rsid w:val="00821B44"/>
    <w:rsid w:val="00821D7C"/>
    <w:rsid w:val="00822338"/>
    <w:rsid w:val="008231BD"/>
    <w:rsid w:val="00823FB8"/>
    <w:rsid w:val="00824CBF"/>
    <w:rsid w:val="008256CF"/>
    <w:rsid w:val="00826436"/>
    <w:rsid w:val="008264B0"/>
    <w:rsid w:val="00827FB7"/>
    <w:rsid w:val="008309F1"/>
    <w:rsid w:val="008316A6"/>
    <w:rsid w:val="00831856"/>
    <w:rsid w:val="00831F64"/>
    <w:rsid w:val="0083312D"/>
    <w:rsid w:val="00834C21"/>
    <w:rsid w:val="008352C0"/>
    <w:rsid w:val="008359E2"/>
    <w:rsid w:val="00835F06"/>
    <w:rsid w:val="0083647B"/>
    <w:rsid w:val="008364AD"/>
    <w:rsid w:val="00837E58"/>
    <w:rsid w:val="0084048A"/>
    <w:rsid w:val="00840694"/>
    <w:rsid w:val="00841739"/>
    <w:rsid w:val="008417BC"/>
    <w:rsid w:val="00841ABF"/>
    <w:rsid w:val="0084376C"/>
    <w:rsid w:val="0084388E"/>
    <w:rsid w:val="00844BEC"/>
    <w:rsid w:val="00847074"/>
    <w:rsid w:val="008508F9"/>
    <w:rsid w:val="00850922"/>
    <w:rsid w:val="00850F85"/>
    <w:rsid w:val="00850F89"/>
    <w:rsid w:val="008529B0"/>
    <w:rsid w:val="00852BCD"/>
    <w:rsid w:val="00852E06"/>
    <w:rsid w:val="00853116"/>
    <w:rsid w:val="00854866"/>
    <w:rsid w:val="008551A7"/>
    <w:rsid w:val="0085620E"/>
    <w:rsid w:val="0085635A"/>
    <w:rsid w:val="008563F8"/>
    <w:rsid w:val="00856E05"/>
    <w:rsid w:val="00856FEC"/>
    <w:rsid w:val="008572D0"/>
    <w:rsid w:val="00857F34"/>
    <w:rsid w:val="008606C3"/>
    <w:rsid w:val="00860BC6"/>
    <w:rsid w:val="00861D08"/>
    <w:rsid w:val="008625D7"/>
    <w:rsid w:val="0086276A"/>
    <w:rsid w:val="0086322B"/>
    <w:rsid w:val="008641DF"/>
    <w:rsid w:val="00864BED"/>
    <w:rsid w:val="00865243"/>
    <w:rsid w:val="008668AD"/>
    <w:rsid w:val="00866E7A"/>
    <w:rsid w:val="0086716E"/>
    <w:rsid w:val="008700D2"/>
    <w:rsid w:val="00871097"/>
    <w:rsid w:val="00872675"/>
    <w:rsid w:val="00872966"/>
    <w:rsid w:val="00873279"/>
    <w:rsid w:val="00873780"/>
    <w:rsid w:val="008742D6"/>
    <w:rsid w:val="008754D4"/>
    <w:rsid w:val="00875617"/>
    <w:rsid w:val="008757E8"/>
    <w:rsid w:val="0087635F"/>
    <w:rsid w:val="008768D0"/>
    <w:rsid w:val="008774CF"/>
    <w:rsid w:val="00877C46"/>
    <w:rsid w:val="00877E0A"/>
    <w:rsid w:val="008841B0"/>
    <w:rsid w:val="00884DB8"/>
    <w:rsid w:val="00885294"/>
    <w:rsid w:val="00885800"/>
    <w:rsid w:val="00886485"/>
    <w:rsid w:val="00886863"/>
    <w:rsid w:val="00886A76"/>
    <w:rsid w:val="00886F47"/>
    <w:rsid w:val="0089033B"/>
    <w:rsid w:val="00890DA9"/>
    <w:rsid w:val="008915CB"/>
    <w:rsid w:val="008922D6"/>
    <w:rsid w:val="00892528"/>
    <w:rsid w:val="00892B3C"/>
    <w:rsid w:val="008931EF"/>
    <w:rsid w:val="00893BF3"/>
    <w:rsid w:val="00893F15"/>
    <w:rsid w:val="00894A54"/>
    <w:rsid w:val="00895287"/>
    <w:rsid w:val="008956B7"/>
    <w:rsid w:val="0089625C"/>
    <w:rsid w:val="008965C9"/>
    <w:rsid w:val="008969A2"/>
    <w:rsid w:val="008972B5"/>
    <w:rsid w:val="00897E99"/>
    <w:rsid w:val="008A1075"/>
    <w:rsid w:val="008A1433"/>
    <w:rsid w:val="008A28AF"/>
    <w:rsid w:val="008A2CE3"/>
    <w:rsid w:val="008A4780"/>
    <w:rsid w:val="008A63D8"/>
    <w:rsid w:val="008A72A6"/>
    <w:rsid w:val="008B0BA1"/>
    <w:rsid w:val="008B1E2A"/>
    <w:rsid w:val="008B2815"/>
    <w:rsid w:val="008B2E55"/>
    <w:rsid w:val="008B2EFC"/>
    <w:rsid w:val="008B426E"/>
    <w:rsid w:val="008B4684"/>
    <w:rsid w:val="008B51B0"/>
    <w:rsid w:val="008B52CB"/>
    <w:rsid w:val="008B5659"/>
    <w:rsid w:val="008B63AA"/>
    <w:rsid w:val="008B77CD"/>
    <w:rsid w:val="008C0088"/>
    <w:rsid w:val="008C063C"/>
    <w:rsid w:val="008C0AF0"/>
    <w:rsid w:val="008C0FDC"/>
    <w:rsid w:val="008C1129"/>
    <w:rsid w:val="008C15D6"/>
    <w:rsid w:val="008C2571"/>
    <w:rsid w:val="008C418D"/>
    <w:rsid w:val="008C491A"/>
    <w:rsid w:val="008C543F"/>
    <w:rsid w:val="008C5916"/>
    <w:rsid w:val="008C5B9A"/>
    <w:rsid w:val="008C71E9"/>
    <w:rsid w:val="008C7627"/>
    <w:rsid w:val="008D166B"/>
    <w:rsid w:val="008D3514"/>
    <w:rsid w:val="008D361F"/>
    <w:rsid w:val="008D376B"/>
    <w:rsid w:val="008D4221"/>
    <w:rsid w:val="008D5459"/>
    <w:rsid w:val="008D5863"/>
    <w:rsid w:val="008D58F6"/>
    <w:rsid w:val="008D5A66"/>
    <w:rsid w:val="008D6D0E"/>
    <w:rsid w:val="008E06E8"/>
    <w:rsid w:val="008E0DCF"/>
    <w:rsid w:val="008E1BF5"/>
    <w:rsid w:val="008E282A"/>
    <w:rsid w:val="008E2857"/>
    <w:rsid w:val="008E41B9"/>
    <w:rsid w:val="008E424D"/>
    <w:rsid w:val="008E5307"/>
    <w:rsid w:val="008E54A5"/>
    <w:rsid w:val="008E5E80"/>
    <w:rsid w:val="008E653A"/>
    <w:rsid w:val="008E6FBB"/>
    <w:rsid w:val="008F1A3D"/>
    <w:rsid w:val="008F24AE"/>
    <w:rsid w:val="008F2A8F"/>
    <w:rsid w:val="008F3390"/>
    <w:rsid w:val="008F377A"/>
    <w:rsid w:val="008F40FC"/>
    <w:rsid w:val="008F43BA"/>
    <w:rsid w:val="008F4400"/>
    <w:rsid w:val="008F4CE5"/>
    <w:rsid w:val="008F50A9"/>
    <w:rsid w:val="008F6828"/>
    <w:rsid w:val="008F6B3C"/>
    <w:rsid w:val="00900617"/>
    <w:rsid w:val="00900E4B"/>
    <w:rsid w:val="009015A0"/>
    <w:rsid w:val="009018C9"/>
    <w:rsid w:val="009022D7"/>
    <w:rsid w:val="00903177"/>
    <w:rsid w:val="00903623"/>
    <w:rsid w:val="00903E0C"/>
    <w:rsid w:val="009041E2"/>
    <w:rsid w:val="009044FA"/>
    <w:rsid w:val="009055F5"/>
    <w:rsid w:val="009059CA"/>
    <w:rsid w:val="00907EE5"/>
    <w:rsid w:val="00910F49"/>
    <w:rsid w:val="009112FA"/>
    <w:rsid w:val="009120B7"/>
    <w:rsid w:val="009121BB"/>
    <w:rsid w:val="00912C9E"/>
    <w:rsid w:val="00912D9E"/>
    <w:rsid w:val="00916091"/>
    <w:rsid w:val="00916912"/>
    <w:rsid w:val="0091728D"/>
    <w:rsid w:val="0092063A"/>
    <w:rsid w:val="00920B49"/>
    <w:rsid w:val="00920CB4"/>
    <w:rsid w:val="00920EFF"/>
    <w:rsid w:val="00921B02"/>
    <w:rsid w:val="00922AEE"/>
    <w:rsid w:val="009230A1"/>
    <w:rsid w:val="0092311B"/>
    <w:rsid w:val="00923DB7"/>
    <w:rsid w:val="00924743"/>
    <w:rsid w:val="0092479B"/>
    <w:rsid w:val="00925BE1"/>
    <w:rsid w:val="00926264"/>
    <w:rsid w:val="009264DA"/>
    <w:rsid w:val="00926706"/>
    <w:rsid w:val="00926992"/>
    <w:rsid w:val="00926DE8"/>
    <w:rsid w:val="00927F7A"/>
    <w:rsid w:val="00930852"/>
    <w:rsid w:val="009308A0"/>
    <w:rsid w:val="009314FD"/>
    <w:rsid w:val="00931A96"/>
    <w:rsid w:val="00931CD0"/>
    <w:rsid w:val="009324E1"/>
    <w:rsid w:val="009329D5"/>
    <w:rsid w:val="00933CB9"/>
    <w:rsid w:val="00933D29"/>
    <w:rsid w:val="009345F8"/>
    <w:rsid w:val="0093483C"/>
    <w:rsid w:val="00934B14"/>
    <w:rsid w:val="0093513B"/>
    <w:rsid w:val="009367FE"/>
    <w:rsid w:val="00936F21"/>
    <w:rsid w:val="009375BB"/>
    <w:rsid w:val="00937E81"/>
    <w:rsid w:val="00941882"/>
    <w:rsid w:val="0094336C"/>
    <w:rsid w:val="00943C42"/>
    <w:rsid w:val="009442BC"/>
    <w:rsid w:val="00945BC8"/>
    <w:rsid w:val="00946015"/>
    <w:rsid w:val="009504CE"/>
    <w:rsid w:val="00950F40"/>
    <w:rsid w:val="00952391"/>
    <w:rsid w:val="0095254F"/>
    <w:rsid w:val="00952CED"/>
    <w:rsid w:val="00954336"/>
    <w:rsid w:val="009549D3"/>
    <w:rsid w:val="00954CBB"/>
    <w:rsid w:val="00954ED8"/>
    <w:rsid w:val="0095505F"/>
    <w:rsid w:val="0095578B"/>
    <w:rsid w:val="009559EB"/>
    <w:rsid w:val="0095686D"/>
    <w:rsid w:val="00956DFC"/>
    <w:rsid w:val="00957117"/>
    <w:rsid w:val="0095719A"/>
    <w:rsid w:val="0095782F"/>
    <w:rsid w:val="00960291"/>
    <w:rsid w:val="00960AB7"/>
    <w:rsid w:val="0096119B"/>
    <w:rsid w:val="00961551"/>
    <w:rsid w:val="009618ED"/>
    <w:rsid w:val="00961E6A"/>
    <w:rsid w:val="009623E5"/>
    <w:rsid w:val="00962641"/>
    <w:rsid w:val="0096280D"/>
    <w:rsid w:val="00962F74"/>
    <w:rsid w:val="00964261"/>
    <w:rsid w:val="009646E3"/>
    <w:rsid w:val="00964B50"/>
    <w:rsid w:val="00964D05"/>
    <w:rsid w:val="00964F80"/>
    <w:rsid w:val="00965D3A"/>
    <w:rsid w:val="00966B6B"/>
    <w:rsid w:val="00967158"/>
    <w:rsid w:val="00967892"/>
    <w:rsid w:val="009703AF"/>
    <w:rsid w:val="0097079D"/>
    <w:rsid w:val="00970FBC"/>
    <w:rsid w:val="0097289F"/>
    <w:rsid w:val="00973C59"/>
    <w:rsid w:val="00974168"/>
    <w:rsid w:val="0097436C"/>
    <w:rsid w:val="00975AF4"/>
    <w:rsid w:val="00976EDF"/>
    <w:rsid w:val="00980C70"/>
    <w:rsid w:val="00981073"/>
    <w:rsid w:val="00981BC2"/>
    <w:rsid w:val="00981F47"/>
    <w:rsid w:val="009822C0"/>
    <w:rsid w:val="009825AB"/>
    <w:rsid w:val="00982F66"/>
    <w:rsid w:val="009830E6"/>
    <w:rsid w:val="0098391C"/>
    <w:rsid w:val="0098393E"/>
    <w:rsid w:val="00984528"/>
    <w:rsid w:val="009847C5"/>
    <w:rsid w:val="009864B4"/>
    <w:rsid w:val="0098697C"/>
    <w:rsid w:val="00986CA5"/>
    <w:rsid w:val="00986EC7"/>
    <w:rsid w:val="0099029F"/>
    <w:rsid w:val="00990AE9"/>
    <w:rsid w:val="009929D7"/>
    <w:rsid w:val="00992AA4"/>
    <w:rsid w:val="00995354"/>
    <w:rsid w:val="00995404"/>
    <w:rsid w:val="00995C56"/>
    <w:rsid w:val="00995D4E"/>
    <w:rsid w:val="009971D2"/>
    <w:rsid w:val="00997508"/>
    <w:rsid w:val="009A00A4"/>
    <w:rsid w:val="009A056C"/>
    <w:rsid w:val="009A05B1"/>
    <w:rsid w:val="009A0E53"/>
    <w:rsid w:val="009A10FC"/>
    <w:rsid w:val="009A18EA"/>
    <w:rsid w:val="009A2983"/>
    <w:rsid w:val="009A2C0F"/>
    <w:rsid w:val="009A2CBF"/>
    <w:rsid w:val="009A2CD4"/>
    <w:rsid w:val="009A2E8A"/>
    <w:rsid w:val="009A311D"/>
    <w:rsid w:val="009A3190"/>
    <w:rsid w:val="009A364E"/>
    <w:rsid w:val="009A4264"/>
    <w:rsid w:val="009A49A8"/>
    <w:rsid w:val="009A4AD7"/>
    <w:rsid w:val="009A53E7"/>
    <w:rsid w:val="009A5D60"/>
    <w:rsid w:val="009A6FD6"/>
    <w:rsid w:val="009A75F7"/>
    <w:rsid w:val="009A7869"/>
    <w:rsid w:val="009B0417"/>
    <w:rsid w:val="009B0A43"/>
    <w:rsid w:val="009B0A65"/>
    <w:rsid w:val="009B11B5"/>
    <w:rsid w:val="009B3171"/>
    <w:rsid w:val="009B3350"/>
    <w:rsid w:val="009B3BBD"/>
    <w:rsid w:val="009B3BDF"/>
    <w:rsid w:val="009B442A"/>
    <w:rsid w:val="009B4978"/>
    <w:rsid w:val="009B56F7"/>
    <w:rsid w:val="009B5A27"/>
    <w:rsid w:val="009B6125"/>
    <w:rsid w:val="009B75EB"/>
    <w:rsid w:val="009B7CB7"/>
    <w:rsid w:val="009C0382"/>
    <w:rsid w:val="009C08E3"/>
    <w:rsid w:val="009C0A7D"/>
    <w:rsid w:val="009C115B"/>
    <w:rsid w:val="009C13AD"/>
    <w:rsid w:val="009C13FF"/>
    <w:rsid w:val="009C19C5"/>
    <w:rsid w:val="009C2223"/>
    <w:rsid w:val="009C256A"/>
    <w:rsid w:val="009C2BCF"/>
    <w:rsid w:val="009C3B66"/>
    <w:rsid w:val="009C417A"/>
    <w:rsid w:val="009C4924"/>
    <w:rsid w:val="009C4DB0"/>
    <w:rsid w:val="009C4E94"/>
    <w:rsid w:val="009C79D5"/>
    <w:rsid w:val="009C7F0B"/>
    <w:rsid w:val="009D1B91"/>
    <w:rsid w:val="009D2939"/>
    <w:rsid w:val="009D2DA0"/>
    <w:rsid w:val="009D36A1"/>
    <w:rsid w:val="009D3726"/>
    <w:rsid w:val="009D5369"/>
    <w:rsid w:val="009D67C5"/>
    <w:rsid w:val="009D7345"/>
    <w:rsid w:val="009D793B"/>
    <w:rsid w:val="009D7D14"/>
    <w:rsid w:val="009E0334"/>
    <w:rsid w:val="009E079C"/>
    <w:rsid w:val="009E0B58"/>
    <w:rsid w:val="009E0EC4"/>
    <w:rsid w:val="009E142B"/>
    <w:rsid w:val="009E147B"/>
    <w:rsid w:val="009E24F2"/>
    <w:rsid w:val="009E2733"/>
    <w:rsid w:val="009E27CB"/>
    <w:rsid w:val="009E2EF8"/>
    <w:rsid w:val="009E3EF7"/>
    <w:rsid w:val="009E3EF8"/>
    <w:rsid w:val="009E4083"/>
    <w:rsid w:val="009E52B2"/>
    <w:rsid w:val="009E53F5"/>
    <w:rsid w:val="009E6834"/>
    <w:rsid w:val="009E6B03"/>
    <w:rsid w:val="009E6BB7"/>
    <w:rsid w:val="009E7A3F"/>
    <w:rsid w:val="009F0DA1"/>
    <w:rsid w:val="009F2171"/>
    <w:rsid w:val="009F2417"/>
    <w:rsid w:val="009F4FD5"/>
    <w:rsid w:val="009F5493"/>
    <w:rsid w:val="009F566C"/>
    <w:rsid w:val="009F5AF6"/>
    <w:rsid w:val="009F6261"/>
    <w:rsid w:val="009F646E"/>
    <w:rsid w:val="009F704B"/>
    <w:rsid w:val="00A000EA"/>
    <w:rsid w:val="00A0025B"/>
    <w:rsid w:val="00A0062E"/>
    <w:rsid w:val="00A009EF"/>
    <w:rsid w:val="00A00F11"/>
    <w:rsid w:val="00A01361"/>
    <w:rsid w:val="00A0300A"/>
    <w:rsid w:val="00A040A4"/>
    <w:rsid w:val="00A060F4"/>
    <w:rsid w:val="00A063CE"/>
    <w:rsid w:val="00A06E5B"/>
    <w:rsid w:val="00A06E5F"/>
    <w:rsid w:val="00A06EA5"/>
    <w:rsid w:val="00A070E5"/>
    <w:rsid w:val="00A07FF6"/>
    <w:rsid w:val="00A1059F"/>
    <w:rsid w:val="00A10A72"/>
    <w:rsid w:val="00A10D0A"/>
    <w:rsid w:val="00A10F4A"/>
    <w:rsid w:val="00A13371"/>
    <w:rsid w:val="00A13614"/>
    <w:rsid w:val="00A14AE9"/>
    <w:rsid w:val="00A14CD3"/>
    <w:rsid w:val="00A161AD"/>
    <w:rsid w:val="00A16472"/>
    <w:rsid w:val="00A164DA"/>
    <w:rsid w:val="00A16847"/>
    <w:rsid w:val="00A1699A"/>
    <w:rsid w:val="00A169FD"/>
    <w:rsid w:val="00A16B62"/>
    <w:rsid w:val="00A16C4E"/>
    <w:rsid w:val="00A16D31"/>
    <w:rsid w:val="00A16D9C"/>
    <w:rsid w:val="00A17289"/>
    <w:rsid w:val="00A17C6E"/>
    <w:rsid w:val="00A17E76"/>
    <w:rsid w:val="00A20054"/>
    <w:rsid w:val="00A20837"/>
    <w:rsid w:val="00A2150D"/>
    <w:rsid w:val="00A21C6C"/>
    <w:rsid w:val="00A22D0C"/>
    <w:rsid w:val="00A22FBA"/>
    <w:rsid w:val="00A23F82"/>
    <w:rsid w:val="00A24797"/>
    <w:rsid w:val="00A25605"/>
    <w:rsid w:val="00A25639"/>
    <w:rsid w:val="00A2597C"/>
    <w:rsid w:val="00A26384"/>
    <w:rsid w:val="00A2651C"/>
    <w:rsid w:val="00A279C3"/>
    <w:rsid w:val="00A27E34"/>
    <w:rsid w:val="00A302C8"/>
    <w:rsid w:val="00A30756"/>
    <w:rsid w:val="00A307FA"/>
    <w:rsid w:val="00A313EB"/>
    <w:rsid w:val="00A315FD"/>
    <w:rsid w:val="00A31884"/>
    <w:rsid w:val="00A31ADA"/>
    <w:rsid w:val="00A31D9F"/>
    <w:rsid w:val="00A344A0"/>
    <w:rsid w:val="00A34EB1"/>
    <w:rsid w:val="00A34F46"/>
    <w:rsid w:val="00A35158"/>
    <w:rsid w:val="00A3523A"/>
    <w:rsid w:val="00A3535E"/>
    <w:rsid w:val="00A36509"/>
    <w:rsid w:val="00A36616"/>
    <w:rsid w:val="00A37F19"/>
    <w:rsid w:val="00A4012B"/>
    <w:rsid w:val="00A40EE4"/>
    <w:rsid w:val="00A41E2E"/>
    <w:rsid w:val="00A43092"/>
    <w:rsid w:val="00A436E3"/>
    <w:rsid w:val="00A439B3"/>
    <w:rsid w:val="00A43FB4"/>
    <w:rsid w:val="00A446D9"/>
    <w:rsid w:val="00A447C9"/>
    <w:rsid w:val="00A44A76"/>
    <w:rsid w:val="00A44A8D"/>
    <w:rsid w:val="00A44DBE"/>
    <w:rsid w:val="00A453B5"/>
    <w:rsid w:val="00A45859"/>
    <w:rsid w:val="00A46530"/>
    <w:rsid w:val="00A4676D"/>
    <w:rsid w:val="00A46A24"/>
    <w:rsid w:val="00A46CF0"/>
    <w:rsid w:val="00A478A0"/>
    <w:rsid w:val="00A47A5A"/>
    <w:rsid w:val="00A50141"/>
    <w:rsid w:val="00A506FD"/>
    <w:rsid w:val="00A50B13"/>
    <w:rsid w:val="00A51747"/>
    <w:rsid w:val="00A51853"/>
    <w:rsid w:val="00A53C3C"/>
    <w:rsid w:val="00A54372"/>
    <w:rsid w:val="00A54866"/>
    <w:rsid w:val="00A54B6A"/>
    <w:rsid w:val="00A54F5A"/>
    <w:rsid w:val="00A5575B"/>
    <w:rsid w:val="00A57464"/>
    <w:rsid w:val="00A60F8E"/>
    <w:rsid w:val="00A61349"/>
    <w:rsid w:val="00A614FF"/>
    <w:rsid w:val="00A620FB"/>
    <w:rsid w:val="00A64BDE"/>
    <w:rsid w:val="00A65340"/>
    <w:rsid w:val="00A65D25"/>
    <w:rsid w:val="00A65DD1"/>
    <w:rsid w:val="00A674C8"/>
    <w:rsid w:val="00A67FB5"/>
    <w:rsid w:val="00A7040E"/>
    <w:rsid w:val="00A71FBA"/>
    <w:rsid w:val="00A72D2D"/>
    <w:rsid w:val="00A73BCB"/>
    <w:rsid w:val="00A73ECA"/>
    <w:rsid w:val="00A74534"/>
    <w:rsid w:val="00A74B31"/>
    <w:rsid w:val="00A74F26"/>
    <w:rsid w:val="00A7557D"/>
    <w:rsid w:val="00A75D9B"/>
    <w:rsid w:val="00A76062"/>
    <w:rsid w:val="00A76509"/>
    <w:rsid w:val="00A76709"/>
    <w:rsid w:val="00A76774"/>
    <w:rsid w:val="00A76BA0"/>
    <w:rsid w:val="00A76D12"/>
    <w:rsid w:val="00A76D92"/>
    <w:rsid w:val="00A77364"/>
    <w:rsid w:val="00A77428"/>
    <w:rsid w:val="00A77B3A"/>
    <w:rsid w:val="00A77B6B"/>
    <w:rsid w:val="00A80231"/>
    <w:rsid w:val="00A8080B"/>
    <w:rsid w:val="00A809D9"/>
    <w:rsid w:val="00A8163A"/>
    <w:rsid w:val="00A81940"/>
    <w:rsid w:val="00A81F75"/>
    <w:rsid w:val="00A8220E"/>
    <w:rsid w:val="00A82C03"/>
    <w:rsid w:val="00A83034"/>
    <w:rsid w:val="00A84E16"/>
    <w:rsid w:val="00A86350"/>
    <w:rsid w:val="00A9018C"/>
    <w:rsid w:val="00A911EC"/>
    <w:rsid w:val="00A921C0"/>
    <w:rsid w:val="00A93671"/>
    <w:rsid w:val="00A95A7A"/>
    <w:rsid w:val="00A960C8"/>
    <w:rsid w:val="00A966A2"/>
    <w:rsid w:val="00A9758F"/>
    <w:rsid w:val="00A97C7F"/>
    <w:rsid w:val="00AA0133"/>
    <w:rsid w:val="00AA0E93"/>
    <w:rsid w:val="00AA138A"/>
    <w:rsid w:val="00AA1791"/>
    <w:rsid w:val="00AA1E70"/>
    <w:rsid w:val="00AA239D"/>
    <w:rsid w:val="00AA2A75"/>
    <w:rsid w:val="00AA3817"/>
    <w:rsid w:val="00AA38C9"/>
    <w:rsid w:val="00AA4252"/>
    <w:rsid w:val="00AA454A"/>
    <w:rsid w:val="00AA4B0C"/>
    <w:rsid w:val="00AA6BEC"/>
    <w:rsid w:val="00AA71CE"/>
    <w:rsid w:val="00AA75B7"/>
    <w:rsid w:val="00AA7601"/>
    <w:rsid w:val="00AA7AFD"/>
    <w:rsid w:val="00AA7D42"/>
    <w:rsid w:val="00AB0110"/>
    <w:rsid w:val="00AB0178"/>
    <w:rsid w:val="00AB07D9"/>
    <w:rsid w:val="00AB0FDE"/>
    <w:rsid w:val="00AB1E34"/>
    <w:rsid w:val="00AB23BF"/>
    <w:rsid w:val="00AB2C11"/>
    <w:rsid w:val="00AB349F"/>
    <w:rsid w:val="00AB3627"/>
    <w:rsid w:val="00AB3672"/>
    <w:rsid w:val="00AB39B3"/>
    <w:rsid w:val="00AB404A"/>
    <w:rsid w:val="00AB477E"/>
    <w:rsid w:val="00AB5B63"/>
    <w:rsid w:val="00AB666C"/>
    <w:rsid w:val="00AB6EEA"/>
    <w:rsid w:val="00AB78EB"/>
    <w:rsid w:val="00AC159F"/>
    <w:rsid w:val="00AC18A0"/>
    <w:rsid w:val="00AC3979"/>
    <w:rsid w:val="00AC3E74"/>
    <w:rsid w:val="00AC469D"/>
    <w:rsid w:val="00AC5C41"/>
    <w:rsid w:val="00AC6C13"/>
    <w:rsid w:val="00AC79ED"/>
    <w:rsid w:val="00AC7CE3"/>
    <w:rsid w:val="00AD0786"/>
    <w:rsid w:val="00AD0B7D"/>
    <w:rsid w:val="00AD1389"/>
    <w:rsid w:val="00AD1BA0"/>
    <w:rsid w:val="00AD2B21"/>
    <w:rsid w:val="00AD487F"/>
    <w:rsid w:val="00AD6328"/>
    <w:rsid w:val="00AD660D"/>
    <w:rsid w:val="00AD6F56"/>
    <w:rsid w:val="00AD7444"/>
    <w:rsid w:val="00AD7B32"/>
    <w:rsid w:val="00AE1C5E"/>
    <w:rsid w:val="00AE3563"/>
    <w:rsid w:val="00AE3FE7"/>
    <w:rsid w:val="00AE557E"/>
    <w:rsid w:val="00AE618A"/>
    <w:rsid w:val="00AE6ADC"/>
    <w:rsid w:val="00AE6C02"/>
    <w:rsid w:val="00AE72C2"/>
    <w:rsid w:val="00AE738D"/>
    <w:rsid w:val="00AF2909"/>
    <w:rsid w:val="00AF3291"/>
    <w:rsid w:val="00AF5D8D"/>
    <w:rsid w:val="00AF65CF"/>
    <w:rsid w:val="00AF6725"/>
    <w:rsid w:val="00AF6752"/>
    <w:rsid w:val="00AF6EA8"/>
    <w:rsid w:val="00AF7BAE"/>
    <w:rsid w:val="00B00957"/>
    <w:rsid w:val="00B00D73"/>
    <w:rsid w:val="00B01472"/>
    <w:rsid w:val="00B034C6"/>
    <w:rsid w:val="00B04DD9"/>
    <w:rsid w:val="00B0570F"/>
    <w:rsid w:val="00B05793"/>
    <w:rsid w:val="00B05C81"/>
    <w:rsid w:val="00B06F2F"/>
    <w:rsid w:val="00B110D6"/>
    <w:rsid w:val="00B11128"/>
    <w:rsid w:val="00B112BB"/>
    <w:rsid w:val="00B11389"/>
    <w:rsid w:val="00B152E4"/>
    <w:rsid w:val="00B15909"/>
    <w:rsid w:val="00B15A6C"/>
    <w:rsid w:val="00B167DD"/>
    <w:rsid w:val="00B16F6D"/>
    <w:rsid w:val="00B174B5"/>
    <w:rsid w:val="00B175B6"/>
    <w:rsid w:val="00B17EEE"/>
    <w:rsid w:val="00B20EBB"/>
    <w:rsid w:val="00B20EE5"/>
    <w:rsid w:val="00B21C9E"/>
    <w:rsid w:val="00B2256C"/>
    <w:rsid w:val="00B23181"/>
    <w:rsid w:val="00B23A52"/>
    <w:rsid w:val="00B24370"/>
    <w:rsid w:val="00B24667"/>
    <w:rsid w:val="00B25253"/>
    <w:rsid w:val="00B2528E"/>
    <w:rsid w:val="00B25DD6"/>
    <w:rsid w:val="00B2633B"/>
    <w:rsid w:val="00B26531"/>
    <w:rsid w:val="00B26726"/>
    <w:rsid w:val="00B267B7"/>
    <w:rsid w:val="00B269F6"/>
    <w:rsid w:val="00B27C13"/>
    <w:rsid w:val="00B27D57"/>
    <w:rsid w:val="00B27E73"/>
    <w:rsid w:val="00B32259"/>
    <w:rsid w:val="00B33671"/>
    <w:rsid w:val="00B3459E"/>
    <w:rsid w:val="00B34969"/>
    <w:rsid w:val="00B34DB8"/>
    <w:rsid w:val="00B3509E"/>
    <w:rsid w:val="00B363AD"/>
    <w:rsid w:val="00B36B52"/>
    <w:rsid w:val="00B36BB9"/>
    <w:rsid w:val="00B37F59"/>
    <w:rsid w:val="00B40CFB"/>
    <w:rsid w:val="00B42439"/>
    <w:rsid w:val="00B42E60"/>
    <w:rsid w:val="00B431AC"/>
    <w:rsid w:val="00B432CD"/>
    <w:rsid w:val="00B4367D"/>
    <w:rsid w:val="00B43A55"/>
    <w:rsid w:val="00B44C9F"/>
    <w:rsid w:val="00B452B4"/>
    <w:rsid w:val="00B45444"/>
    <w:rsid w:val="00B459E2"/>
    <w:rsid w:val="00B45CC2"/>
    <w:rsid w:val="00B463EC"/>
    <w:rsid w:val="00B47CA0"/>
    <w:rsid w:val="00B50719"/>
    <w:rsid w:val="00B5075C"/>
    <w:rsid w:val="00B50AA3"/>
    <w:rsid w:val="00B510BF"/>
    <w:rsid w:val="00B5158C"/>
    <w:rsid w:val="00B51D00"/>
    <w:rsid w:val="00B51D2D"/>
    <w:rsid w:val="00B5200C"/>
    <w:rsid w:val="00B5217B"/>
    <w:rsid w:val="00B5281C"/>
    <w:rsid w:val="00B52D2E"/>
    <w:rsid w:val="00B53369"/>
    <w:rsid w:val="00B5337A"/>
    <w:rsid w:val="00B54D79"/>
    <w:rsid w:val="00B559B4"/>
    <w:rsid w:val="00B55E34"/>
    <w:rsid w:val="00B565C0"/>
    <w:rsid w:val="00B570FB"/>
    <w:rsid w:val="00B572E2"/>
    <w:rsid w:val="00B57808"/>
    <w:rsid w:val="00B60ED2"/>
    <w:rsid w:val="00B617E5"/>
    <w:rsid w:val="00B620B8"/>
    <w:rsid w:val="00B63073"/>
    <w:rsid w:val="00B6311E"/>
    <w:rsid w:val="00B632BB"/>
    <w:rsid w:val="00B639FB"/>
    <w:rsid w:val="00B63A9A"/>
    <w:rsid w:val="00B644D8"/>
    <w:rsid w:val="00B6563C"/>
    <w:rsid w:val="00B658A6"/>
    <w:rsid w:val="00B659E8"/>
    <w:rsid w:val="00B66858"/>
    <w:rsid w:val="00B669AD"/>
    <w:rsid w:val="00B67047"/>
    <w:rsid w:val="00B671D8"/>
    <w:rsid w:val="00B67D44"/>
    <w:rsid w:val="00B7137B"/>
    <w:rsid w:val="00B715FE"/>
    <w:rsid w:val="00B72E85"/>
    <w:rsid w:val="00B76B39"/>
    <w:rsid w:val="00B777E4"/>
    <w:rsid w:val="00B802E7"/>
    <w:rsid w:val="00B80F40"/>
    <w:rsid w:val="00B817EF"/>
    <w:rsid w:val="00B81D4D"/>
    <w:rsid w:val="00B82CF1"/>
    <w:rsid w:val="00B83B36"/>
    <w:rsid w:val="00B83F94"/>
    <w:rsid w:val="00B84827"/>
    <w:rsid w:val="00B850DE"/>
    <w:rsid w:val="00B86C59"/>
    <w:rsid w:val="00B9008C"/>
    <w:rsid w:val="00B90AE2"/>
    <w:rsid w:val="00B93064"/>
    <w:rsid w:val="00B939F5"/>
    <w:rsid w:val="00B93C3F"/>
    <w:rsid w:val="00B95B21"/>
    <w:rsid w:val="00B96A97"/>
    <w:rsid w:val="00B96F22"/>
    <w:rsid w:val="00B978E9"/>
    <w:rsid w:val="00B97997"/>
    <w:rsid w:val="00B97D4B"/>
    <w:rsid w:val="00BA028F"/>
    <w:rsid w:val="00BA0481"/>
    <w:rsid w:val="00BA0B02"/>
    <w:rsid w:val="00BA0FD3"/>
    <w:rsid w:val="00BA12B4"/>
    <w:rsid w:val="00BA1F96"/>
    <w:rsid w:val="00BA24BC"/>
    <w:rsid w:val="00BA3157"/>
    <w:rsid w:val="00BA3B92"/>
    <w:rsid w:val="00BA4A90"/>
    <w:rsid w:val="00BA4CBA"/>
    <w:rsid w:val="00BA533A"/>
    <w:rsid w:val="00BA5F2F"/>
    <w:rsid w:val="00BA75DB"/>
    <w:rsid w:val="00BA7E36"/>
    <w:rsid w:val="00BA7F77"/>
    <w:rsid w:val="00BB0A70"/>
    <w:rsid w:val="00BB0F45"/>
    <w:rsid w:val="00BB125B"/>
    <w:rsid w:val="00BB1810"/>
    <w:rsid w:val="00BB19A1"/>
    <w:rsid w:val="00BB3341"/>
    <w:rsid w:val="00BB343F"/>
    <w:rsid w:val="00BB45AF"/>
    <w:rsid w:val="00BB530C"/>
    <w:rsid w:val="00BB53B3"/>
    <w:rsid w:val="00BB5A7C"/>
    <w:rsid w:val="00BB6455"/>
    <w:rsid w:val="00BB6EEC"/>
    <w:rsid w:val="00BB7390"/>
    <w:rsid w:val="00BC0A4F"/>
    <w:rsid w:val="00BC1B5D"/>
    <w:rsid w:val="00BC2315"/>
    <w:rsid w:val="00BC383E"/>
    <w:rsid w:val="00BC3A21"/>
    <w:rsid w:val="00BC4BE6"/>
    <w:rsid w:val="00BC557D"/>
    <w:rsid w:val="00BC75F5"/>
    <w:rsid w:val="00BC7CF0"/>
    <w:rsid w:val="00BD12E5"/>
    <w:rsid w:val="00BD17DB"/>
    <w:rsid w:val="00BD1CC4"/>
    <w:rsid w:val="00BD2665"/>
    <w:rsid w:val="00BD270F"/>
    <w:rsid w:val="00BD2A9C"/>
    <w:rsid w:val="00BD3D57"/>
    <w:rsid w:val="00BD48C4"/>
    <w:rsid w:val="00BD55EF"/>
    <w:rsid w:val="00BD5DCD"/>
    <w:rsid w:val="00BD61B1"/>
    <w:rsid w:val="00BD6260"/>
    <w:rsid w:val="00BD6A20"/>
    <w:rsid w:val="00BD6CE4"/>
    <w:rsid w:val="00BD7179"/>
    <w:rsid w:val="00BE1358"/>
    <w:rsid w:val="00BE20D3"/>
    <w:rsid w:val="00BE2781"/>
    <w:rsid w:val="00BE2B09"/>
    <w:rsid w:val="00BE318B"/>
    <w:rsid w:val="00BE388F"/>
    <w:rsid w:val="00BE3F35"/>
    <w:rsid w:val="00BE41E7"/>
    <w:rsid w:val="00BE6107"/>
    <w:rsid w:val="00BE6486"/>
    <w:rsid w:val="00BE65A7"/>
    <w:rsid w:val="00BE6613"/>
    <w:rsid w:val="00BE6909"/>
    <w:rsid w:val="00BE702B"/>
    <w:rsid w:val="00BE712A"/>
    <w:rsid w:val="00BE7FCC"/>
    <w:rsid w:val="00BF045E"/>
    <w:rsid w:val="00BF180B"/>
    <w:rsid w:val="00BF18D4"/>
    <w:rsid w:val="00BF1C63"/>
    <w:rsid w:val="00BF1E03"/>
    <w:rsid w:val="00BF23B6"/>
    <w:rsid w:val="00BF2461"/>
    <w:rsid w:val="00BF24BB"/>
    <w:rsid w:val="00BF277D"/>
    <w:rsid w:val="00BF2BB3"/>
    <w:rsid w:val="00BF356F"/>
    <w:rsid w:val="00BF3DC6"/>
    <w:rsid w:val="00BF40AB"/>
    <w:rsid w:val="00BF4453"/>
    <w:rsid w:val="00BF49D2"/>
    <w:rsid w:val="00BF49EA"/>
    <w:rsid w:val="00BF4AD3"/>
    <w:rsid w:val="00BF5ACB"/>
    <w:rsid w:val="00BF662B"/>
    <w:rsid w:val="00BF6C81"/>
    <w:rsid w:val="00BF752A"/>
    <w:rsid w:val="00BF789C"/>
    <w:rsid w:val="00BF7ABC"/>
    <w:rsid w:val="00C0025D"/>
    <w:rsid w:val="00C00857"/>
    <w:rsid w:val="00C00894"/>
    <w:rsid w:val="00C011A1"/>
    <w:rsid w:val="00C0173F"/>
    <w:rsid w:val="00C01A7C"/>
    <w:rsid w:val="00C02516"/>
    <w:rsid w:val="00C02B96"/>
    <w:rsid w:val="00C03264"/>
    <w:rsid w:val="00C0354E"/>
    <w:rsid w:val="00C0384B"/>
    <w:rsid w:val="00C04A01"/>
    <w:rsid w:val="00C05297"/>
    <w:rsid w:val="00C05ED1"/>
    <w:rsid w:val="00C067FD"/>
    <w:rsid w:val="00C06996"/>
    <w:rsid w:val="00C06EF0"/>
    <w:rsid w:val="00C10F8E"/>
    <w:rsid w:val="00C117C9"/>
    <w:rsid w:val="00C1181F"/>
    <w:rsid w:val="00C14B9B"/>
    <w:rsid w:val="00C14BC0"/>
    <w:rsid w:val="00C15A97"/>
    <w:rsid w:val="00C16A88"/>
    <w:rsid w:val="00C1728A"/>
    <w:rsid w:val="00C176C0"/>
    <w:rsid w:val="00C1791F"/>
    <w:rsid w:val="00C20F6F"/>
    <w:rsid w:val="00C21B0F"/>
    <w:rsid w:val="00C21CC3"/>
    <w:rsid w:val="00C22863"/>
    <w:rsid w:val="00C22BD7"/>
    <w:rsid w:val="00C23763"/>
    <w:rsid w:val="00C23D90"/>
    <w:rsid w:val="00C241BC"/>
    <w:rsid w:val="00C249A0"/>
    <w:rsid w:val="00C25686"/>
    <w:rsid w:val="00C256A3"/>
    <w:rsid w:val="00C25770"/>
    <w:rsid w:val="00C2619B"/>
    <w:rsid w:val="00C26897"/>
    <w:rsid w:val="00C27581"/>
    <w:rsid w:val="00C312CB"/>
    <w:rsid w:val="00C31487"/>
    <w:rsid w:val="00C31946"/>
    <w:rsid w:val="00C31C0A"/>
    <w:rsid w:val="00C3217F"/>
    <w:rsid w:val="00C327BD"/>
    <w:rsid w:val="00C32C0D"/>
    <w:rsid w:val="00C33343"/>
    <w:rsid w:val="00C33584"/>
    <w:rsid w:val="00C3534A"/>
    <w:rsid w:val="00C3566C"/>
    <w:rsid w:val="00C35DE7"/>
    <w:rsid w:val="00C35E17"/>
    <w:rsid w:val="00C3659D"/>
    <w:rsid w:val="00C370B0"/>
    <w:rsid w:val="00C37CB6"/>
    <w:rsid w:val="00C401F7"/>
    <w:rsid w:val="00C4050F"/>
    <w:rsid w:val="00C40AE2"/>
    <w:rsid w:val="00C4128D"/>
    <w:rsid w:val="00C41344"/>
    <w:rsid w:val="00C42BEE"/>
    <w:rsid w:val="00C43E71"/>
    <w:rsid w:val="00C4458B"/>
    <w:rsid w:val="00C45CFE"/>
    <w:rsid w:val="00C47081"/>
    <w:rsid w:val="00C471E9"/>
    <w:rsid w:val="00C472AB"/>
    <w:rsid w:val="00C4770C"/>
    <w:rsid w:val="00C47A7E"/>
    <w:rsid w:val="00C47D12"/>
    <w:rsid w:val="00C50CCA"/>
    <w:rsid w:val="00C51900"/>
    <w:rsid w:val="00C52079"/>
    <w:rsid w:val="00C52730"/>
    <w:rsid w:val="00C52B9B"/>
    <w:rsid w:val="00C52ED9"/>
    <w:rsid w:val="00C53270"/>
    <w:rsid w:val="00C542E2"/>
    <w:rsid w:val="00C545CE"/>
    <w:rsid w:val="00C54871"/>
    <w:rsid w:val="00C55A5F"/>
    <w:rsid w:val="00C566A3"/>
    <w:rsid w:val="00C5758B"/>
    <w:rsid w:val="00C57AFF"/>
    <w:rsid w:val="00C57C02"/>
    <w:rsid w:val="00C6008F"/>
    <w:rsid w:val="00C604A5"/>
    <w:rsid w:val="00C615CB"/>
    <w:rsid w:val="00C61AD4"/>
    <w:rsid w:val="00C61D76"/>
    <w:rsid w:val="00C62BE8"/>
    <w:rsid w:val="00C64BFA"/>
    <w:rsid w:val="00C64F10"/>
    <w:rsid w:val="00C65DEA"/>
    <w:rsid w:val="00C66249"/>
    <w:rsid w:val="00C668A1"/>
    <w:rsid w:val="00C6699E"/>
    <w:rsid w:val="00C66EAD"/>
    <w:rsid w:val="00C677DD"/>
    <w:rsid w:val="00C67BF9"/>
    <w:rsid w:val="00C703D0"/>
    <w:rsid w:val="00C70776"/>
    <w:rsid w:val="00C70D3F"/>
    <w:rsid w:val="00C71859"/>
    <w:rsid w:val="00C71FD0"/>
    <w:rsid w:val="00C744AC"/>
    <w:rsid w:val="00C744F1"/>
    <w:rsid w:val="00C74EC0"/>
    <w:rsid w:val="00C76C5C"/>
    <w:rsid w:val="00C77B8E"/>
    <w:rsid w:val="00C80627"/>
    <w:rsid w:val="00C80F13"/>
    <w:rsid w:val="00C81649"/>
    <w:rsid w:val="00C834AB"/>
    <w:rsid w:val="00C836C2"/>
    <w:rsid w:val="00C8381E"/>
    <w:rsid w:val="00C838EC"/>
    <w:rsid w:val="00C83B50"/>
    <w:rsid w:val="00C83CA8"/>
    <w:rsid w:val="00C842F8"/>
    <w:rsid w:val="00C84ABA"/>
    <w:rsid w:val="00C84D9D"/>
    <w:rsid w:val="00C84FE5"/>
    <w:rsid w:val="00C85653"/>
    <w:rsid w:val="00C856EC"/>
    <w:rsid w:val="00C857AB"/>
    <w:rsid w:val="00C862D5"/>
    <w:rsid w:val="00C86346"/>
    <w:rsid w:val="00C866D9"/>
    <w:rsid w:val="00C8691D"/>
    <w:rsid w:val="00C86F39"/>
    <w:rsid w:val="00C8756B"/>
    <w:rsid w:val="00C87CB4"/>
    <w:rsid w:val="00C903A6"/>
    <w:rsid w:val="00C90800"/>
    <w:rsid w:val="00C90EAE"/>
    <w:rsid w:val="00C913B9"/>
    <w:rsid w:val="00C92311"/>
    <w:rsid w:val="00C9304E"/>
    <w:rsid w:val="00C945C1"/>
    <w:rsid w:val="00C95825"/>
    <w:rsid w:val="00C95FDC"/>
    <w:rsid w:val="00C969A2"/>
    <w:rsid w:val="00C96C1B"/>
    <w:rsid w:val="00C97007"/>
    <w:rsid w:val="00C97D96"/>
    <w:rsid w:val="00CA0B19"/>
    <w:rsid w:val="00CA125E"/>
    <w:rsid w:val="00CA1A21"/>
    <w:rsid w:val="00CA2FD6"/>
    <w:rsid w:val="00CA3513"/>
    <w:rsid w:val="00CA35EE"/>
    <w:rsid w:val="00CA37BE"/>
    <w:rsid w:val="00CA483D"/>
    <w:rsid w:val="00CA66F5"/>
    <w:rsid w:val="00CA6B43"/>
    <w:rsid w:val="00CA70CA"/>
    <w:rsid w:val="00CA73E8"/>
    <w:rsid w:val="00CA7785"/>
    <w:rsid w:val="00CA7D8E"/>
    <w:rsid w:val="00CB0213"/>
    <w:rsid w:val="00CB0D54"/>
    <w:rsid w:val="00CB0E35"/>
    <w:rsid w:val="00CB2AF5"/>
    <w:rsid w:val="00CB2D00"/>
    <w:rsid w:val="00CB4756"/>
    <w:rsid w:val="00CB4872"/>
    <w:rsid w:val="00CB4DC3"/>
    <w:rsid w:val="00CB58F9"/>
    <w:rsid w:val="00CB64D6"/>
    <w:rsid w:val="00CB6679"/>
    <w:rsid w:val="00CB6B1C"/>
    <w:rsid w:val="00CB6F45"/>
    <w:rsid w:val="00CC039E"/>
    <w:rsid w:val="00CC0F3B"/>
    <w:rsid w:val="00CC0F9E"/>
    <w:rsid w:val="00CC1ADA"/>
    <w:rsid w:val="00CC1C9C"/>
    <w:rsid w:val="00CC23B7"/>
    <w:rsid w:val="00CC2F76"/>
    <w:rsid w:val="00CC2FC8"/>
    <w:rsid w:val="00CC59DD"/>
    <w:rsid w:val="00CC7468"/>
    <w:rsid w:val="00CC7966"/>
    <w:rsid w:val="00CC7F6B"/>
    <w:rsid w:val="00CD046A"/>
    <w:rsid w:val="00CD0B40"/>
    <w:rsid w:val="00CD0CE8"/>
    <w:rsid w:val="00CD2414"/>
    <w:rsid w:val="00CD29CA"/>
    <w:rsid w:val="00CD2CA6"/>
    <w:rsid w:val="00CD33C3"/>
    <w:rsid w:val="00CD33DC"/>
    <w:rsid w:val="00CD38B8"/>
    <w:rsid w:val="00CD4C16"/>
    <w:rsid w:val="00CD4DB2"/>
    <w:rsid w:val="00CD4E8D"/>
    <w:rsid w:val="00CD5364"/>
    <w:rsid w:val="00CD61D5"/>
    <w:rsid w:val="00CD6855"/>
    <w:rsid w:val="00CD6D8D"/>
    <w:rsid w:val="00CD6E1B"/>
    <w:rsid w:val="00CD6E5D"/>
    <w:rsid w:val="00CD7120"/>
    <w:rsid w:val="00CD781B"/>
    <w:rsid w:val="00CE1EF3"/>
    <w:rsid w:val="00CE21DA"/>
    <w:rsid w:val="00CE2FF2"/>
    <w:rsid w:val="00CE3B61"/>
    <w:rsid w:val="00CE43B0"/>
    <w:rsid w:val="00CE54B0"/>
    <w:rsid w:val="00CE552E"/>
    <w:rsid w:val="00CE556D"/>
    <w:rsid w:val="00CE5E15"/>
    <w:rsid w:val="00CE7952"/>
    <w:rsid w:val="00CE7F45"/>
    <w:rsid w:val="00CF103F"/>
    <w:rsid w:val="00CF11DE"/>
    <w:rsid w:val="00CF18BE"/>
    <w:rsid w:val="00CF191A"/>
    <w:rsid w:val="00CF1E39"/>
    <w:rsid w:val="00CF34C9"/>
    <w:rsid w:val="00CF3821"/>
    <w:rsid w:val="00CF3DAB"/>
    <w:rsid w:val="00CF468F"/>
    <w:rsid w:val="00CF4914"/>
    <w:rsid w:val="00CF5CCD"/>
    <w:rsid w:val="00CF5F11"/>
    <w:rsid w:val="00CF61DD"/>
    <w:rsid w:val="00D0030B"/>
    <w:rsid w:val="00D00FBF"/>
    <w:rsid w:val="00D0109F"/>
    <w:rsid w:val="00D016C8"/>
    <w:rsid w:val="00D01F9D"/>
    <w:rsid w:val="00D027E0"/>
    <w:rsid w:val="00D045AC"/>
    <w:rsid w:val="00D04D69"/>
    <w:rsid w:val="00D050ED"/>
    <w:rsid w:val="00D05BC1"/>
    <w:rsid w:val="00D05FB3"/>
    <w:rsid w:val="00D10A89"/>
    <w:rsid w:val="00D11B73"/>
    <w:rsid w:val="00D122E1"/>
    <w:rsid w:val="00D128FF"/>
    <w:rsid w:val="00D12FF2"/>
    <w:rsid w:val="00D14E76"/>
    <w:rsid w:val="00D158BE"/>
    <w:rsid w:val="00D166B9"/>
    <w:rsid w:val="00D172BA"/>
    <w:rsid w:val="00D17C56"/>
    <w:rsid w:val="00D201EC"/>
    <w:rsid w:val="00D213E3"/>
    <w:rsid w:val="00D21996"/>
    <w:rsid w:val="00D2205A"/>
    <w:rsid w:val="00D22469"/>
    <w:rsid w:val="00D24241"/>
    <w:rsid w:val="00D257A3"/>
    <w:rsid w:val="00D2662F"/>
    <w:rsid w:val="00D26909"/>
    <w:rsid w:val="00D271D8"/>
    <w:rsid w:val="00D2731A"/>
    <w:rsid w:val="00D27844"/>
    <w:rsid w:val="00D27A22"/>
    <w:rsid w:val="00D27A25"/>
    <w:rsid w:val="00D27C8C"/>
    <w:rsid w:val="00D3108B"/>
    <w:rsid w:val="00D32414"/>
    <w:rsid w:val="00D32663"/>
    <w:rsid w:val="00D33571"/>
    <w:rsid w:val="00D33778"/>
    <w:rsid w:val="00D33782"/>
    <w:rsid w:val="00D3396D"/>
    <w:rsid w:val="00D33BF0"/>
    <w:rsid w:val="00D34F86"/>
    <w:rsid w:val="00D356F9"/>
    <w:rsid w:val="00D35802"/>
    <w:rsid w:val="00D35CAE"/>
    <w:rsid w:val="00D36C1B"/>
    <w:rsid w:val="00D37221"/>
    <w:rsid w:val="00D3798E"/>
    <w:rsid w:val="00D37A34"/>
    <w:rsid w:val="00D404E8"/>
    <w:rsid w:val="00D4101F"/>
    <w:rsid w:val="00D432A1"/>
    <w:rsid w:val="00D43A31"/>
    <w:rsid w:val="00D44950"/>
    <w:rsid w:val="00D44D5E"/>
    <w:rsid w:val="00D454D2"/>
    <w:rsid w:val="00D456AA"/>
    <w:rsid w:val="00D45CD8"/>
    <w:rsid w:val="00D465AD"/>
    <w:rsid w:val="00D469F2"/>
    <w:rsid w:val="00D47094"/>
    <w:rsid w:val="00D4795F"/>
    <w:rsid w:val="00D479B5"/>
    <w:rsid w:val="00D5011F"/>
    <w:rsid w:val="00D5042C"/>
    <w:rsid w:val="00D50777"/>
    <w:rsid w:val="00D50BD0"/>
    <w:rsid w:val="00D513FE"/>
    <w:rsid w:val="00D51755"/>
    <w:rsid w:val="00D51B61"/>
    <w:rsid w:val="00D533A0"/>
    <w:rsid w:val="00D54701"/>
    <w:rsid w:val="00D54B84"/>
    <w:rsid w:val="00D54DF6"/>
    <w:rsid w:val="00D553C6"/>
    <w:rsid w:val="00D55DF9"/>
    <w:rsid w:val="00D55FD6"/>
    <w:rsid w:val="00D560AD"/>
    <w:rsid w:val="00D56CCD"/>
    <w:rsid w:val="00D578EE"/>
    <w:rsid w:val="00D6130C"/>
    <w:rsid w:val="00D61E4E"/>
    <w:rsid w:val="00D628F3"/>
    <w:rsid w:val="00D629D5"/>
    <w:rsid w:val="00D62A7B"/>
    <w:rsid w:val="00D62F67"/>
    <w:rsid w:val="00D6396C"/>
    <w:rsid w:val="00D63D78"/>
    <w:rsid w:val="00D643FC"/>
    <w:rsid w:val="00D64BA0"/>
    <w:rsid w:val="00D65C14"/>
    <w:rsid w:val="00D66DD1"/>
    <w:rsid w:val="00D67046"/>
    <w:rsid w:val="00D675A7"/>
    <w:rsid w:val="00D6770B"/>
    <w:rsid w:val="00D6776A"/>
    <w:rsid w:val="00D67992"/>
    <w:rsid w:val="00D70598"/>
    <w:rsid w:val="00D70EBA"/>
    <w:rsid w:val="00D71EA7"/>
    <w:rsid w:val="00D72CEA"/>
    <w:rsid w:val="00D73066"/>
    <w:rsid w:val="00D732A5"/>
    <w:rsid w:val="00D74E56"/>
    <w:rsid w:val="00D770D4"/>
    <w:rsid w:val="00D77C63"/>
    <w:rsid w:val="00D77E27"/>
    <w:rsid w:val="00D80613"/>
    <w:rsid w:val="00D815C2"/>
    <w:rsid w:val="00D82ABF"/>
    <w:rsid w:val="00D82F60"/>
    <w:rsid w:val="00D82FE2"/>
    <w:rsid w:val="00D83694"/>
    <w:rsid w:val="00D84252"/>
    <w:rsid w:val="00D847B7"/>
    <w:rsid w:val="00D86040"/>
    <w:rsid w:val="00D8681C"/>
    <w:rsid w:val="00D86A57"/>
    <w:rsid w:val="00D87231"/>
    <w:rsid w:val="00D8733C"/>
    <w:rsid w:val="00D87FBE"/>
    <w:rsid w:val="00D9094B"/>
    <w:rsid w:val="00D9202D"/>
    <w:rsid w:val="00D92295"/>
    <w:rsid w:val="00D92424"/>
    <w:rsid w:val="00D924CA"/>
    <w:rsid w:val="00D928AD"/>
    <w:rsid w:val="00D929B5"/>
    <w:rsid w:val="00D92C28"/>
    <w:rsid w:val="00D95109"/>
    <w:rsid w:val="00D95C96"/>
    <w:rsid w:val="00D95CA5"/>
    <w:rsid w:val="00D95DB9"/>
    <w:rsid w:val="00D95EFD"/>
    <w:rsid w:val="00D961B8"/>
    <w:rsid w:val="00D9668C"/>
    <w:rsid w:val="00D96CF9"/>
    <w:rsid w:val="00DA0057"/>
    <w:rsid w:val="00DA00D6"/>
    <w:rsid w:val="00DA1239"/>
    <w:rsid w:val="00DA152E"/>
    <w:rsid w:val="00DA182D"/>
    <w:rsid w:val="00DA1951"/>
    <w:rsid w:val="00DA22A9"/>
    <w:rsid w:val="00DA2E03"/>
    <w:rsid w:val="00DA4FB5"/>
    <w:rsid w:val="00DA550A"/>
    <w:rsid w:val="00DA5C10"/>
    <w:rsid w:val="00DA6C59"/>
    <w:rsid w:val="00DA6E63"/>
    <w:rsid w:val="00DA7D06"/>
    <w:rsid w:val="00DB03CA"/>
    <w:rsid w:val="00DB0E6E"/>
    <w:rsid w:val="00DB1601"/>
    <w:rsid w:val="00DB2697"/>
    <w:rsid w:val="00DB312E"/>
    <w:rsid w:val="00DB326F"/>
    <w:rsid w:val="00DB3CE1"/>
    <w:rsid w:val="00DB4283"/>
    <w:rsid w:val="00DB5652"/>
    <w:rsid w:val="00DB56CC"/>
    <w:rsid w:val="00DB5A4A"/>
    <w:rsid w:val="00DB5DC9"/>
    <w:rsid w:val="00DB6851"/>
    <w:rsid w:val="00DB68F0"/>
    <w:rsid w:val="00DB6BE5"/>
    <w:rsid w:val="00DB6D95"/>
    <w:rsid w:val="00DC0092"/>
    <w:rsid w:val="00DC00FE"/>
    <w:rsid w:val="00DC0214"/>
    <w:rsid w:val="00DC027B"/>
    <w:rsid w:val="00DC04DF"/>
    <w:rsid w:val="00DC0867"/>
    <w:rsid w:val="00DC1006"/>
    <w:rsid w:val="00DC121D"/>
    <w:rsid w:val="00DC206E"/>
    <w:rsid w:val="00DC2171"/>
    <w:rsid w:val="00DC297B"/>
    <w:rsid w:val="00DC2DF4"/>
    <w:rsid w:val="00DC3027"/>
    <w:rsid w:val="00DC3A8A"/>
    <w:rsid w:val="00DC41CE"/>
    <w:rsid w:val="00DC4364"/>
    <w:rsid w:val="00DC47D2"/>
    <w:rsid w:val="00DC49B2"/>
    <w:rsid w:val="00DC49C3"/>
    <w:rsid w:val="00DC7982"/>
    <w:rsid w:val="00DC799F"/>
    <w:rsid w:val="00DC7D04"/>
    <w:rsid w:val="00DC7DDE"/>
    <w:rsid w:val="00DD0C07"/>
    <w:rsid w:val="00DD0F3A"/>
    <w:rsid w:val="00DD0F9C"/>
    <w:rsid w:val="00DD13BE"/>
    <w:rsid w:val="00DD2A42"/>
    <w:rsid w:val="00DD4D73"/>
    <w:rsid w:val="00DD5983"/>
    <w:rsid w:val="00DD5DD1"/>
    <w:rsid w:val="00DD6190"/>
    <w:rsid w:val="00DD6326"/>
    <w:rsid w:val="00DD6387"/>
    <w:rsid w:val="00DD7688"/>
    <w:rsid w:val="00DD7733"/>
    <w:rsid w:val="00DD7A8A"/>
    <w:rsid w:val="00DE0950"/>
    <w:rsid w:val="00DE193C"/>
    <w:rsid w:val="00DE201A"/>
    <w:rsid w:val="00DE2047"/>
    <w:rsid w:val="00DE2A8F"/>
    <w:rsid w:val="00DE2DB2"/>
    <w:rsid w:val="00DE34D1"/>
    <w:rsid w:val="00DE37AE"/>
    <w:rsid w:val="00DE3AD5"/>
    <w:rsid w:val="00DE4A9D"/>
    <w:rsid w:val="00DE4DA7"/>
    <w:rsid w:val="00DE4FC4"/>
    <w:rsid w:val="00DE6068"/>
    <w:rsid w:val="00DE6125"/>
    <w:rsid w:val="00DE73B0"/>
    <w:rsid w:val="00DE7A82"/>
    <w:rsid w:val="00DE7BE0"/>
    <w:rsid w:val="00DE7EC8"/>
    <w:rsid w:val="00DF039E"/>
    <w:rsid w:val="00DF053A"/>
    <w:rsid w:val="00DF089F"/>
    <w:rsid w:val="00DF1145"/>
    <w:rsid w:val="00DF1C29"/>
    <w:rsid w:val="00DF24A1"/>
    <w:rsid w:val="00DF41A4"/>
    <w:rsid w:val="00DF6838"/>
    <w:rsid w:val="00DF6ECF"/>
    <w:rsid w:val="00E00A24"/>
    <w:rsid w:val="00E00E90"/>
    <w:rsid w:val="00E01705"/>
    <w:rsid w:val="00E0190B"/>
    <w:rsid w:val="00E01CC6"/>
    <w:rsid w:val="00E020DD"/>
    <w:rsid w:val="00E03A76"/>
    <w:rsid w:val="00E0429E"/>
    <w:rsid w:val="00E0465D"/>
    <w:rsid w:val="00E04686"/>
    <w:rsid w:val="00E0613E"/>
    <w:rsid w:val="00E07D98"/>
    <w:rsid w:val="00E10082"/>
    <w:rsid w:val="00E116D1"/>
    <w:rsid w:val="00E12955"/>
    <w:rsid w:val="00E13598"/>
    <w:rsid w:val="00E1378E"/>
    <w:rsid w:val="00E1432B"/>
    <w:rsid w:val="00E15388"/>
    <w:rsid w:val="00E158EE"/>
    <w:rsid w:val="00E16217"/>
    <w:rsid w:val="00E16680"/>
    <w:rsid w:val="00E176A9"/>
    <w:rsid w:val="00E20CC0"/>
    <w:rsid w:val="00E20D5E"/>
    <w:rsid w:val="00E21692"/>
    <w:rsid w:val="00E21752"/>
    <w:rsid w:val="00E21E56"/>
    <w:rsid w:val="00E22369"/>
    <w:rsid w:val="00E22C9A"/>
    <w:rsid w:val="00E22D14"/>
    <w:rsid w:val="00E23431"/>
    <w:rsid w:val="00E24FD7"/>
    <w:rsid w:val="00E251F6"/>
    <w:rsid w:val="00E25313"/>
    <w:rsid w:val="00E2536F"/>
    <w:rsid w:val="00E256C8"/>
    <w:rsid w:val="00E257E4"/>
    <w:rsid w:val="00E279E7"/>
    <w:rsid w:val="00E3064C"/>
    <w:rsid w:val="00E31002"/>
    <w:rsid w:val="00E31136"/>
    <w:rsid w:val="00E3126E"/>
    <w:rsid w:val="00E31D17"/>
    <w:rsid w:val="00E3507C"/>
    <w:rsid w:val="00E360B8"/>
    <w:rsid w:val="00E36449"/>
    <w:rsid w:val="00E368BD"/>
    <w:rsid w:val="00E36DB8"/>
    <w:rsid w:val="00E37033"/>
    <w:rsid w:val="00E37359"/>
    <w:rsid w:val="00E37870"/>
    <w:rsid w:val="00E37EDD"/>
    <w:rsid w:val="00E40B44"/>
    <w:rsid w:val="00E429B9"/>
    <w:rsid w:val="00E43349"/>
    <w:rsid w:val="00E4381F"/>
    <w:rsid w:val="00E452AC"/>
    <w:rsid w:val="00E472BC"/>
    <w:rsid w:val="00E4735C"/>
    <w:rsid w:val="00E47E52"/>
    <w:rsid w:val="00E5154F"/>
    <w:rsid w:val="00E51701"/>
    <w:rsid w:val="00E5199D"/>
    <w:rsid w:val="00E527AE"/>
    <w:rsid w:val="00E53A39"/>
    <w:rsid w:val="00E53AFC"/>
    <w:rsid w:val="00E53BBA"/>
    <w:rsid w:val="00E53C26"/>
    <w:rsid w:val="00E54188"/>
    <w:rsid w:val="00E547E6"/>
    <w:rsid w:val="00E55321"/>
    <w:rsid w:val="00E55455"/>
    <w:rsid w:val="00E55970"/>
    <w:rsid w:val="00E55B3B"/>
    <w:rsid w:val="00E55FD8"/>
    <w:rsid w:val="00E56EAB"/>
    <w:rsid w:val="00E577BC"/>
    <w:rsid w:val="00E579E3"/>
    <w:rsid w:val="00E601E6"/>
    <w:rsid w:val="00E606FD"/>
    <w:rsid w:val="00E60A4E"/>
    <w:rsid w:val="00E60F50"/>
    <w:rsid w:val="00E61397"/>
    <w:rsid w:val="00E61561"/>
    <w:rsid w:val="00E62628"/>
    <w:rsid w:val="00E62F75"/>
    <w:rsid w:val="00E631CA"/>
    <w:rsid w:val="00E6371E"/>
    <w:rsid w:val="00E64265"/>
    <w:rsid w:val="00E64F63"/>
    <w:rsid w:val="00E65746"/>
    <w:rsid w:val="00E6607A"/>
    <w:rsid w:val="00E66B3F"/>
    <w:rsid w:val="00E6747B"/>
    <w:rsid w:val="00E6761E"/>
    <w:rsid w:val="00E67CD6"/>
    <w:rsid w:val="00E713A4"/>
    <w:rsid w:val="00E7168B"/>
    <w:rsid w:val="00E720EB"/>
    <w:rsid w:val="00E73374"/>
    <w:rsid w:val="00E73D13"/>
    <w:rsid w:val="00E74413"/>
    <w:rsid w:val="00E74731"/>
    <w:rsid w:val="00E75B80"/>
    <w:rsid w:val="00E76144"/>
    <w:rsid w:val="00E7685B"/>
    <w:rsid w:val="00E77461"/>
    <w:rsid w:val="00E80A0A"/>
    <w:rsid w:val="00E80B1F"/>
    <w:rsid w:val="00E80E59"/>
    <w:rsid w:val="00E8130A"/>
    <w:rsid w:val="00E81EF6"/>
    <w:rsid w:val="00E82F56"/>
    <w:rsid w:val="00E83C0A"/>
    <w:rsid w:val="00E843B7"/>
    <w:rsid w:val="00E84A68"/>
    <w:rsid w:val="00E84CD5"/>
    <w:rsid w:val="00E85582"/>
    <w:rsid w:val="00E855A3"/>
    <w:rsid w:val="00E85CD2"/>
    <w:rsid w:val="00E85F50"/>
    <w:rsid w:val="00E85FD8"/>
    <w:rsid w:val="00E87835"/>
    <w:rsid w:val="00E87DA0"/>
    <w:rsid w:val="00E87DFC"/>
    <w:rsid w:val="00E91720"/>
    <w:rsid w:val="00E91D74"/>
    <w:rsid w:val="00E921D9"/>
    <w:rsid w:val="00E92761"/>
    <w:rsid w:val="00E92792"/>
    <w:rsid w:val="00E92CD7"/>
    <w:rsid w:val="00E92F6A"/>
    <w:rsid w:val="00E93536"/>
    <w:rsid w:val="00E939E9"/>
    <w:rsid w:val="00E951D1"/>
    <w:rsid w:val="00E96DFF"/>
    <w:rsid w:val="00EA0830"/>
    <w:rsid w:val="00EA0DDB"/>
    <w:rsid w:val="00EA17B6"/>
    <w:rsid w:val="00EA210A"/>
    <w:rsid w:val="00EA33C3"/>
    <w:rsid w:val="00EA3E5C"/>
    <w:rsid w:val="00EA3F58"/>
    <w:rsid w:val="00EA4DCD"/>
    <w:rsid w:val="00EA53C8"/>
    <w:rsid w:val="00EA5CC6"/>
    <w:rsid w:val="00EA5F57"/>
    <w:rsid w:val="00EA610D"/>
    <w:rsid w:val="00EA6B7C"/>
    <w:rsid w:val="00EB03DE"/>
    <w:rsid w:val="00EB0E64"/>
    <w:rsid w:val="00EB1119"/>
    <w:rsid w:val="00EB2103"/>
    <w:rsid w:val="00EB225E"/>
    <w:rsid w:val="00EB2491"/>
    <w:rsid w:val="00EB26AA"/>
    <w:rsid w:val="00EB36E2"/>
    <w:rsid w:val="00EB39CD"/>
    <w:rsid w:val="00EB42CA"/>
    <w:rsid w:val="00EB43B9"/>
    <w:rsid w:val="00EB5767"/>
    <w:rsid w:val="00EB588C"/>
    <w:rsid w:val="00EB58A2"/>
    <w:rsid w:val="00EB63D1"/>
    <w:rsid w:val="00EB654A"/>
    <w:rsid w:val="00EB7DAA"/>
    <w:rsid w:val="00EC022C"/>
    <w:rsid w:val="00EC1421"/>
    <w:rsid w:val="00EC21D6"/>
    <w:rsid w:val="00EC2B4F"/>
    <w:rsid w:val="00EC31A0"/>
    <w:rsid w:val="00EC38C1"/>
    <w:rsid w:val="00EC3B51"/>
    <w:rsid w:val="00EC41D8"/>
    <w:rsid w:val="00EC48E1"/>
    <w:rsid w:val="00EC4965"/>
    <w:rsid w:val="00EC5048"/>
    <w:rsid w:val="00EC64A5"/>
    <w:rsid w:val="00EC6C09"/>
    <w:rsid w:val="00ED0C66"/>
    <w:rsid w:val="00ED10CE"/>
    <w:rsid w:val="00ED24EE"/>
    <w:rsid w:val="00ED4333"/>
    <w:rsid w:val="00ED45B5"/>
    <w:rsid w:val="00ED4930"/>
    <w:rsid w:val="00ED4F56"/>
    <w:rsid w:val="00ED5233"/>
    <w:rsid w:val="00ED5265"/>
    <w:rsid w:val="00ED52D0"/>
    <w:rsid w:val="00ED5510"/>
    <w:rsid w:val="00ED5615"/>
    <w:rsid w:val="00ED5C4E"/>
    <w:rsid w:val="00ED634D"/>
    <w:rsid w:val="00ED6F4D"/>
    <w:rsid w:val="00ED7603"/>
    <w:rsid w:val="00ED7A2F"/>
    <w:rsid w:val="00EE05E5"/>
    <w:rsid w:val="00EE0F18"/>
    <w:rsid w:val="00EE1800"/>
    <w:rsid w:val="00EE185B"/>
    <w:rsid w:val="00EE1B6C"/>
    <w:rsid w:val="00EE2288"/>
    <w:rsid w:val="00EE24F0"/>
    <w:rsid w:val="00EE2506"/>
    <w:rsid w:val="00EE319F"/>
    <w:rsid w:val="00EE406F"/>
    <w:rsid w:val="00EE439F"/>
    <w:rsid w:val="00EE43F7"/>
    <w:rsid w:val="00EE468C"/>
    <w:rsid w:val="00EE5598"/>
    <w:rsid w:val="00EE5653"/>
    <w:rsid w:val="00EE5A67"/>
    <w:rsid w:val="00EE6F2A"/>
    <w:rsid w:val="00EE7841"/>
    <w:rsid w:val="00EE78AA"/>
    <w:rsid w:val="00EF0A00"/>
    <w:rsid w:val="00EF1D3A"/>
    <w:rsid w:val="00EF249C"/>
    <w:rsid w:val="00EF2BC0"/>
    <w:rsid w:val="00EF2D40"/>
    <w:rsid w:val="00EF2F26"/>
    <w:rsid w:val="00EF3281"/>
    <w:rsid w:val="00EF35A2"/>
    <w:rsid w:val="00EF39BB"/>
    <w:rsid w:val="00EF56B2"/>
    <w:rsid w:val="00EF58EA"/>
    <w:rsid w:val="00EF5D54"/>
    <w:rsid w:val="00EF6117"/>
    <w:rsid w:val="00EF7AA2"/>
    <w:rsid w:val="00F0003C"/>
    <w:rsid w:val="00F00D94"/>
    <w:rsid w:val="00F01217"/>
    <w:rsid w:val="00F0171D"/>
    <w:rsid w:val="00F02695"/>
    <w:rsid w:val="00F02AFF"/>
    <w:rsid w:val="00F02F98"/>
    <w:rsid w:val="00F034D4"/>
    <w:rsid w:val="00F038AC"/>
    <w:rsid w:val="00F03FA1"/>
    <w:rsid w:val="00F043C4"/>
    <w:rsid w:val="00F0496B"/>
    <w:rsid w:val="00F05B03"/>
    <w:rsid w:val="00F06A8B"/>
    <w:rsid w:val="00F07697"/>
    <w:rsid w:val="00F0796A"/>
    <w:rsid w:val="00F10632"/>
    <w:rsid w:val="00F10B47"/>
    <w:rsid w:val="00F1174B"/>
    <w:rsid w:val="00F13813"/>
    <w:rsid w:val="00F14DD9"/>
    <w:rsid w:val="00F14EB5"/>
    <w:rsid w:val="00F15847"/>
    <w:rsid w:val="00F16A50"/>
    <w:rsid w:val="00F17D4D"/>
    <w:rsid w:val="00F20AE6"/>
    <w:rsid w:val="00F2143D"/>
    <w:rsid w:val="00F225E7"/>
    <w:rsid w:val="00F23696"/>
    <w:rsid w:val="00F23AFC"/>
    <w:rsid w:val="00F2456A"/>
    <w:rsid w:val="00F24666"/>
    <w:rsid w:val="00F24D0D"/>
    <w:rsid w:val="00F24FB8"/>
    <w:rsid w:val="00F26014"/>
    <w:rsid w:val="00F27850"/>
    <w:rsid w:val="00F27C67"/>
    <w:rsid w:val="00F27D46"/>
    <w:rsid w:val="00F30C7A"/>
    <w:rsid w:val="00F31589"/>
    <w:rsid w:val="00F31BAB"/>
    <w:rsid w:val="00F3280A"/>
    <w:rsid w:val="00F336DC"/>
    <w:rsid w:val="00F34041"/>
    <w:rsid w:val="00F34260"/>
    <w:rsid w:val="00F35727"/>
    <w:rsid w:val="00F3579A"/>
    <w:rsid w:val="00F35D4D"/>
    <w:rsid w:val="00F36DF4"/>
    <w:rsid w:val="00F36F8B"/>
    <w:rsid w:val="00F37410"/>
    <w:rsid w:val="00F375D4"/>
    <w:rsid w:val="00F37603"/>
    <w:rsid w:val="00F40F72"/>
    <w:rsid w:val="00F41374"/>
    <w:rsid w:val="00F416FC"/>
    <w:rsid w:val="00F420D4"/>
    <w:rsid w:val="00F428C9"/>
    <w:rsid w:val="00F43487"/>
    <w:rsid w:val="00F439C7"/>
    <w:rsid w:val="00F440CF"/>
    <w:rsid w:val="00F4421C"/>
    <w:rsid w:val="00F45316"/>
    <w:rsid w:val="00F4545D"/>
    <w:rsid w:val="00F46DC6"/>
    <w:rsid w:val="00F477FD"/>
    <w:rsid w:val="00F510F3"/>
    <w:rsid w:val="00F51130"/>
    <w:rsid w:val="00F51882"/>
    <w:rsid w:val="00F54314"/>
    <w:rsid w:val="00F54512"/>
    <w:rsid w:val="00F547FA"/>
    <w:rsid w:val="00F5649F"/>
    <w:rsid w:val="00F56882"/>
    <w:rsid w:val="00F5734C"/>
    <w:rsid w:val="00F578C0"/>
    <w:rsid w:val="00F57CF0"/>
    <w:rsid w:val="00F601C2"/>
    <w:rsid w:val="00F60812"/>
    <w:rsid w:val="00F60999"/>
    <w:rsid w:val="00F60F51"/>
    <w:rsid w:val="00F61F96"/>
    <w:rsid w:val="00F6243F"/>
    <w:rsid w:val="00F62993"/>
    <w:rsid w:val="00F62A5C"/>
    <w:rsid w:val="00F637AE"/>
    <w:rsid w:val="00F63839"/>
    <w:rsid w:val="00F63A34"/>
    <w:rsid w:val="00F63ABA"/>
    <w:rsid w:val="00F66301"/>
    <w:rsid w:val="00F67607"/>
    <w:rsid w:val="00F67A76"/>
    <w:rsid w:val="00F715B2"/>
    <w:rsid w:val="00F71A16"/>
    <w:rsid w:val="00F71F50"/>
    <w:rsid w:val="00F722C2"/>
    <w:rsid w:val="00F73E68"/>
    <w:rsid w:val="00F74696"/>
    <w:rsid w:val="00F7475F"/>
    <w:rsid w:val="00F74AE2"/>
    <w:rsid w:val="00F7573C"/>
    <w:rsid w:val="00F7574B"/>
    <w:rsid w:val="00F75C50"/>
    <w:rsid w:val="00F75CE0"/>
    <w:rsid w:val="00F76900"/>
    <w:rsid w:val="00F77C7C"/>
    <w:rsid w:val="00F812D8"/>
    <w:rsid w:val="00F83FF2"/>
    <w:rsid w:val="00F84B8E"/>
    <w:rsid w:val="00F8523C"/>
    <w:rsid w:val="00F866F9"/>
    <w:rsid w:val="00F86934"/>
    <w:rsid w:val="00F8746F"/>
    <w:rsid w:val="00F879F8"/>
    <w:rsid w:val="00F87A83"/>
    <w:rsid w:val="00F87B7B"/>
    <w:rsid w:val="00F90C4B"/>
    <w:rsid w:val="00F924B7"/>
    <w:rsid w:val="00F93127"/>
    <w:rsid w:val="00F938C6"/>
    <w:rsid w:val="00F94ED9"/>
    <w:rsid w:val="00F95A5F"/>
    <w:rsid w:val="00F95BE8"/>
    <w:rsid w:val="00F96591"/>
    <w:rsid w:val="00FA014D"/>
    <w:rsid w:val="00FA076F"/>
    <w:rsid w:val="00FA14ED"/>
    <w:rsid w:val="00FA2172"/>
    <w:rsid w:val="00FA2845"/>
    <w:rsid w:val="00FA28D8"/>
    <w:rsid w:val="00FA2A46"/>
    <w:rsid w:val="00FA2A77"/>
    <w:rsid w:val="00FA31E8"/>
    <w:rsid w:val="00FA6414"/>
    <w:rsid w:val="00FA6BE8"/>
    <w:rsid w:val="00FA6D4E"/>
    <w:rsid w:val="00FA6F65"/>
    <w:rsid w:val="00FA79CC"/>
    <w:rsid w:val="00FA79D5"/>
    <w:rsid w:val="00FB033A"/>
    <w:rsid w:val="00FB102D"/>
    <w:rsid w:val="00FB1912"/>
    <w:rsid w:val="00FB357A"/>
    <w:rsid w:val="00FB3D05"/>
    <w:rsid w:val="00FB40CB"/>
    <w:rsid w:val="00FB5B04"/>
    <w:rsid w:val="00FB6352"/>
    <w:rsid w:val="00FB7AC2"/>
    <w:rsid w:val="00FC0BC4"/>
    <w:rsid w:val="00FC0C91"/>
    <w:rsid w:val="00FC20FA"/>
    <w:rsid w:val="00FC2E1F"/>
    <w:rsid w:val="00FC2F31"/>
    <w:rsid w:val="00FC37BF"/>
    <w:rsid w:val="00FC396B"/>
    <w:rsid w:val="00FC418A"/>
    <w:rsid w:val="00FC4BB2"/>
    <w:rsid w:val="00FC5EF0"/>
    <w:rsid w:val="00FD0D03"/>
    <w:rsid w:val="00FD14B1"/>
    <w:rsid w:val="00FD23D8"/>
    <w:rsid w:val="00FD2A83"/>
    <w:rsid w:val="00FD3B6E"/>
    <w:rsid w:val="00FD3DE3"/>
    <w:rsid w:val="00FD5611"/>
    <w:rsid w:val="00FD5AAB"/>
    <w:rsid w:val="00FD5C23"/>
    <w:rsid w:val="00FD772A"/>
    <w:rsid w:val="00FE0779"/>
    <w:rsid w:val="00FE12E9"/>
    <w:rsid w:val="00FE1E5A"/>
    <w:rsid w:val="00FE23E0"/>
    <w:rsid w:val="00FE25C8"/>
    <w:rsid w:val="00FE2841"/>
    <w:rsid w:val="00FE2B8F"/>
    <w:rsid w:val="00FE2BA1"/>
    <w:rsid w:val="00FE2E15"/>
    <w:rsid w:val="00FE311B"/>
    <w:rsid w:val="00FE31F8"/>
    <w:rsid w:val="00FE3726"/>
    <w:rsid w:val="00FE3D13"/>
    <w:rsid w:val="00FE3DD0"/>
    <w:rsid w:val="00FE3F83"/>
    <w:rsid w:val="00FE5F1C"/>
    <w:rsid w:val="00FE6337"/>
    <w:rsid w:val="00FE6837"/>
    <w:rsid w:val="00FE7023"/>
    <w:rsid w:val="00FE70A2"/>
    <w:rsid w:val="00FE7137"/>
    <w:rsid w:val="00FF0388"/>
    <w:rsid w:val="00FF154E"/>
    <w:rsid w:val="00FF1DA6"/>
    <w:rsid w:val="00FF32B9"/>
    <w:rsid w:val="00FF5531"/>
    <w:rsid w:val="00FF58F2"/>
    <w:rsid w:val="00FF5A18"/>
    <w:rsid w:val="00FF5CC6"/>
    <w:rsid w:val="00FF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F09588"/>
  <w15:docId w15:val="{4E819AB1-97CF-4F08-8F50-16C6A2FB1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aramond" w:eastAsia="Garamond" w:hAnsi="Garamond" w:cs="Garamond"/>
        <w:sz w:val="22"/>
        <w:szCs w:val="22"/>
        <w:lang w:val="es-CO" w:eastAsia="es-CO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607C"/>
    <w:pPr>
      <w:spacing w:before="120" w:after="120"/>
      <w:jc w:val="both"/>
    </w:pPr>
    <w:rPr>
      <w:rFonts w:ascii="Arial" w:eastAsia="Times New Roman" w:hAnsi="Arial" w:cs="Times New Roman"/>
      <w:szCs w:val="24"/>
      <w:lang w:eastAsia="es-MX"/>
    </w:rPr>
  </w:style>
  <w:style w:type="paragraph" w:styleId="Ttulo1">
    <w:name w:val="heading 1"/>
    <w:basedOn w:val="Normal"/>
    <w:next w:val="Normal"/>
    <w:uiPriority w:val="9"/>
    <w:qFormat/>
    <w:pPr>
      <w:keepNext/>
      <w:pBdr>
        <w:top w:val="nil"/>
        <w:left w:val="nil"/>
        <w:bottom w:val="nil"/>
        <w:right w:val="nil"/>
        <w:between w:val="nil"/>
      </w:pBdr>
      <w:tabs>
        <w:tab w:val="left" w:pos="720"/>
      </w:tabs>
      <w:spacing w:before="480" w:after="280"/>
      <w:outlineLvl w:val="0"/>
    </w:pPr>
    <w:rPr>
      <w:rFonts w:ascii="Cabin" w:eastAsia="Cabin" w:hAnsi="Cabin" w:cs="Cabin"/>
      <w:b/>
      <w:smallCaps/>
      <w:color w:val="002A6C"/>
      <w:sz w:val="32"/>
      <w:szCs w:val="32"/>
      <w:lang w:eastAsia="es-CO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tabs>
        <w:tab w:val="left" w:pos="720"/>
      </w:tabs>
      <w:spacing w:before="280" w:after="200"/>
      <w:outlineLvl w:val="1"/>
    </w:pPr>
    <w:rPr>
      <w:rFonts w:ascii="Cabin" w:eastAsia="Cabin" w:hAnsi="Cabin" w:cs="Cabin"/>
      <w:b/>
      <w:color w:val="C2113A"/>
      <w:sz w:val="28"/>
      <w:szCs w:val="28"/>
      <w:lang w:eastAsia="es-CO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pBdr>
        <w:top w:val="nil"/>
        <w:left w:val="nil"/>
        <w:bottom w:val="nil"/>
        <w:right w:val="nil"/>
        <w:between w:val="nil"/>
      </w:pBdr>
      <w:spacing w:before="240" w:after="160"/>
      <w:outlineLvl w:val="2"/>
    </w:pPr>
    <w:rPr>
      <w:rFonts w:ascii="Cabin" w:eastAsia="Cabin" w:hAnsi="Cabin" w:cs="Cabin"/>
      <w:b/>
      <w:color w:val="525252"/>
      <w:lang w:eastAsia="es-CO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after="160"/>
      <w:jc w:val="center"/>
      <w:outlineLvl w:val="3"/>
    </w:pPr>
    <w:rPr>
      <w:rFonts w:ascii="Garamond" w:eastAsia="Garamond" w:hAnsi="Garamond" w:cs="Garamond"/>
      <w:b/>
      <w:szCs w:val="22"/>
      <w:lang w:eastAsia="es-CO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spacing w:after="160"/>
      <w:jc w:val="center"/>
      <w:outlineLvl w:val="4"/>
    </w:pPr>
    <w:rPr>
      <w:rFonts w:ascii="Garamond" w:eastAsia="Garamond" w:hAnsi="Garamond" w:cs="Garamond"/>
      <w:b/>
      <w:szCs w:val="22"/>
      <w:lang w:eastAsia="es-CO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spacing w:after="160" w:line="360" w:lineRule="auto"/>
      <w:ind w:right="-180"/>
      <w:jc w:val="center"/>
      <w:outlineLvl w:val="5"/>
    </w:pPr>
    <w:rPr>
      <w:rFonts w:ascii="Garamond" w:eastAsia="Garamond" w:hAnsi="Garamond" w:cs="Garamond"/>
      <w:b/>
      <w:szCs w:val="22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rFonts w:ascii="Garamond" w:eastAsia="Garamond" w:hAnsi="Garamond" w:cs="Garamond"/>
      <w:b/>
      <w:sz w:val="72"/>
      <w:szCs w:val="72"/>
      <w:lang w:eastAsia="es-CO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DD7688"/>
    <w:pPr>
      <w:tabs>
        <w:tab w:val="center" w:pos="4419"/>
        <w:tab w:val="right" w:pos="8838"/>
      </w:tabs>
    </w:pPr>
    <w:rPr>
      <w:rFonts w:ascii="Garamond" w:eastAsia="Garamond" w:hAnsi="Garamond" w:cs="Garamond"/>
      <w:szCs w:val="22"/>
      <w:lang w:eastAsia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DD7688"/>
  </w:style>
  <w:style w:type="paragraph" w:styleId="Prrafodelista">
    <w:name w:val="List Paragraph"/>
    <w:aliases w:val="titulo 3,List Paragraph,Ha,Párrafo de lista2,Bullets,Lista vistosa - Énfasis 11,List,Cuadrícula clara - Énfasis 31,Párrafo de lista1,Bullet List,FooterText,numbered,List Paragraph1,Paragraphe de liste1,lp1,Bulletr List Paragraph,Foot"/>
    <w:basedOn w:val="Normal"/>
    <w:link w:val="PrrafodelistaCar"/>
    <w:uiPriority w:val="34"/>
    <w:qFormat/>
    <w:rsid w:val="003F05AD"/>
    <w:pPr>
      <w:spacing w:after="160"/>
      <w:ind w:left="720"/>
      <w:contextualSpacing/>
    </w:pPr>
    <w:rPr>
      <w:rFonts w:ascii="Garamond" w:eastAsia="Garamond" w:hAnsi="Garamond" w:cs="Garamond"/>
      <w:szCs w:val="22"/>
      <w:lang w:eastAsia="es-CO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92F72"/>
    <w:rPr>
      <w:rFonts w:ascii="Garamond" w:eastAsia="Garamond" w:hAnsi="Garamond" w:cs="Garamond"/>
      <w:sz w:val="20"/>
      <w:szCs w:val="20"/>
      <w:lang w:eastAsia="es-CO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92F7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492F72"/>
    <w:rPr>
      <w:vertAlign w:val="superscript"/>
    </w:rPr>
  </w:style>
  <w:style w:type="table" w:styleId="Tablaconcuadrcula">
    <w:name w:val="Table Grid"/>
    <w:basedOn w:val="Tablanormal"/>
    <w:uiPriority w:val="59"/>
    <w:rsid w:val="0076443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A66B4"/>
    <w:rPr>
      <w:rFonts w:ascii="Segoe UI" w:eastAsia="Garamond" w:hAnsi="Segoe UI" w:cs="Segoe UI"/>
      <w:sz w:val="18"/>
      <w:szCs w:val="18"/>
      <w:lang w:eastAsia="es-CO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66B4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FD3B6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FD3B6E"/>
    <w:pPr>
      <w:spacing w:after="160"/>
    </w:pPr>
    <w:rPr>
      <w:rFonts w:ascii="Garamond" w:eastAsia="Garamond" w:hAnsi="Garamond" w:cs="Garamond"/>
      <w:sz w:val="20"/>
      <w:szCs w:val="20"/>
      <w:lang w:eastAsia="es-CO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FD3B6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D3B6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D3B6E"/>
    <w:rPr>
      <w:b/>
      <w:bCs/>
      <w:sz w:val="20"/>
      <w:szCs w:val="20"/>
    </w:rPr>
  </w:style>
  <w:style w:type="paragraph" w:styleId="Piedepgina">
    <w:name w:val="footer"/>
    <w:basedOn w:val="Normal"/>
    <w:link w:val="PiedepginaCar"/>
    <w:uiPriority w:val="99"/>
    <w:unhideWhenUsed/>
    <w:rsid w:val="00C95825"/>
    <w:pPr>
      <w:tabs>
        <w:tab w:val="center" w:pos="4419"/>
        <w:tab w:val="right" w:pos="8838"/>
      </w:tabs>
    </w:pPr>
    <w:rPr>
      <w:rFonts w:ascii="Garamond" w:eastAsia="Garamond" w:hAnsi="Garamond" w:cs="Garamond"/>
      <w:szCs w:val="22"/>
      <w:lang w:eastAsia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95825"/>
  </w:style>
  <w:style w:type="paragraph" w:styleId="NormalWeb">
    <w:name w:val="Normal (Web)"/>
    <w:basedOn w:val="Normal"/>
    <w:uiPriority w:val="99"/>
    <w:unhideWhenUsed/>
    <w:rsid w:val="00E01CC6"/>
    <w:pPr>
      <w:spacing w:before="100" w:beforeAutospacing="1" w:after="100" w:afterAutospacing="1"/>
    </w:pPr>
  </w:style>
  <w:style w:type="paragraph" w:styleId="TtuloTDC">
    <w:name w:val="TOC Heading"/>
    <w:basedOn w:val="Ttulo1"/>
    <w:next w:val="Normal"/>
    <w:uiPriority w:val="39"/>
    <w:unhideWhenUsed/>
    <w:qFormat/>
    <w:rsid w:val="004B0E32"/>
    <w:pPr>
      <w:keepLines/>
      <w:pBdr>
        <w:top w:val="none" w:sz="0" w:space="0" w:color="auto"/>
        <w:left w:val="none" w:sz="0" w:space="0" w:color="auto"/>
        <w:bottom w:val="thickThinSmallGap" w:sz="12" w:space="1" w:color="002060"/>
        <w:right w:val="none" w:sz="0" w:space="0" w:color="auto"/>
        <w:between w:val="none" w:sz="0" w:space="0" w:color="auto"/>
      </w:pBdr>
      <w:tabs>
        <w:tab w:val="clear" w:pos="720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u w:color="632423" w:themeColor="accent2" w:themeShade="80"/>
    </w:rPr>
  </w:style>
  <w:style w:type="paragraph" w:styleId="TDC1">
    <w:name w:val="toc 1"/>
    <w:basedOn w:val="Normal"/>
    <w:next w:val="Normal"/>
    <w:autoRedefine/>
    <w:uiPriority w:val="39"/>
    <w:unhideWhenUsed/>
    <w:rsid w:val="004B0E32"/>
    <w:pPr>
      <w:framePr w:w="10396" w:wrap="around" w:vAnchor="text" w:hAnchor="margin" w:y="1"/>
      <w:tabs>
        <w:tab w:val="right" w:leader="dot" w:pos="10348"/>
      </w:tabs>
      <w:spacing w:after="100" w:line="259" w:lineRule="auto"/>
    </w:pPr>
    <w:rPr>
      <w:rFonts w:ascii="Calibri Light" w:eastAsiaTheme="minorEastAsia" w:hAnsi="Calibri Light"/>
      <w:szCs w:val="22"/>
      <w:lang w:eastAsia="es-CO"/>
    </w:rPr>
  </w:style>
  <w:style w:type="character" w:styleId="Hipervnculo">
    <w:name w:val="Hyperlink"/>
    <w:basedOn w:val="Fuentedeprrafopredeter"/>
    <w:uiPriority w:val="99"/>
    <w:unhideWhenUsed/>
    <w:rsid w:val="004B0E32"/>
    <w:rPr>
      <w:color w:val="0000FF" w:themeColor="hyperlink"/>
      <w:u w:val="single"/>
    </w:rPr>
  </w:style>
  <w:style w:type="character" w:customStyle="1" w:styleId="PrrafodelistaCar">
    <w:name w:val="Párrafo de lista Car"/>
    <w:aliases w:val="titulo 3 Car,List Paragraph Car,Ha Car,Párrafo de lista2 Car,Bullets Car,Lista vistosa - Énfasis 11 Car,List Car,Cuadrícula clara - Énfasis 31 Car,Párrafo de lista1 Car,Bullet List Car,FooterText Car,numbered Car,List Paragraph1 Car"/>
    <w:link w:val="Prrafodelista"/>
    <w:uiPriority w:val="34"/>
    <w:locked/>
    <w:rsid w:val="004B0E32"/>
  </w:style>
  <w:style w:type="table" w:styleId="Tabladecuadrcula7concolores-nfasis1">
    <w:name w:val="Grid Table 7 Colorful Accent 1"/>
    <w:basedOn w:val="Tablanormal"/>
    <w:uiPriority w:val="52"/>
    <w:rsid w:val="002D3089"/>
    <w:pPr>
      <w:spacing w:after="0"/>
    </w:pPr>
    <w:rPr>
      <w:rFonts w:asciiTheme="minorHAnsi" w:eastAsiaTheme="minorEastAsia" w:hAnsiTheme="minorHAnsi" w:cstheme="minorBidi"/>
      <w:color w:val="365F91" w:themeColor="accent1" w:themeShade="BF"/>
      <w:sz w:val="24"/>
      <w:szCs w:val="24"/>
      <w:lang w:val="es-ES_tradnl" w:eastAsia="es-E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apple-converted-space">
    <w:name w:val="apple-converted-space"/>
    <w:basedOn w:val="Fuentedeprrafopredeter"/>
    <w:rsid w:val="00F812D8"/>
  </w:style>
  <w:style w:type="paragraph" w:styleId="Sinespaciado">
    <w:name w:val="No Spacing"/>
    <w:uiPriority w:val="1"/>
    <w:qFormat/>
    <w:rsid w:val="00126878"/>
    <w:pPr>
      <w:spacing w:after="0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Default">
    <w:name w:val="Default"/>
    <w:rsid w:val="00C03264"/>
    <w:pPr>
      <w:autoSpaceDE w:val="0"/>
      <w:autoSpaceDN w:val="0"/>
      <w:adjustRightInd w:val="0"/>
      <w:spacing w:after="0"/>
    </w:pPr>
    <w:rPr>
      <w:rFonts w:ascii="Calibri" w:hAnsi="Calibri" w:cs="Calibri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D3396D"/>
    <w:pPr>
      <w:suppressAutoHyphens/>
      <w:spacing w:before="0"/>
    </w:pPr>
    <w:rPr>
      <w:rFonts w:ascii="Liberation Sans" w:eastAsia="WenQuanYi Zen Hei" w:hAnsi="Liberation Sans" w:cs="FreeSans"/>
      <w:kern w:val="1"/>
      <w:sz w:val="24"/>
      <w:lang w:eastAsia="zh-CN" w:bidi="hi-IN"/>
    </w:rPr>
  </w:style>
  <w:style w:type="character" w:customStyle="1" w:styleId="TextoindependienteCar">
    <w:name w:val="Texto independiente Car"/>
    <w:basedOn w:val="Fuentedeprrafopredeter"/>
    <w:link w:val="Textoindependiente"/>
    <w:rsid w:val="00D3396D"/>
    <w:rPr>
      <w:rFonts w:ascii="Liberation Sans" w:eastAsia="WenQuanYi Zen Hei" w:hAnsi="Liberation Sans" w:cs="FreeSans"/>
      <w:kern w:val="1"/>
      <w:sz w:val="24"/>
      <w:szCs w:val="24"/>
      <w:lang w:eastAsia="zh-CN" w:bidi="hi-IN"/>
    </w:rPr>
  </w:style>
  <w:style w:type="paragraph" w:customStyle="1" w:styleId="Enumeracin1inicio">
    <w:name w:val="Enumeración 1 inicio"/>
    <w:basedOn w:val="Lista"/>
    <w:next w:val="Listaconvietas"/>
    <w:rsid w:val="00D3396D"/>
    <w:pPr>
      <w:numPr>
        <w:numId w:val="3"/>
      </w:numPr>
      <w:tabs>
        <w:tab w:val="clear" w:pos="720"/>
      </w:tabs>
      <w:suppressAutoHyphens/>
      <w:spacing w:before="240"/>
      <w:ind w:left="643"/>
      <w:contextualSpacing w:val="0"/>
    </w:pPr>
    <w:rPr>
      <w:rFonts w:ascii="Liberation Sans" w:eastAsia="WenQuanYi Zen Hei" w:hAnsi="Liberation Sans" w:cs="FreeSans"/>
      <w:kern w:val="1"/>
      <w:sz w:val="24"/>
      <w:lang w:eastAsia="zh-CN" w:bidi="hi-IN"/>
    </w:rPr>
  </w:style>
  <w:style w:type="paragraph" w:styleId="Continuarlista">
    <w:name w:val="List Continue"/>
    <w:basedOn w:val="Lista"/>
    <w:rsid w:val="00D3396D"/>
    <w:pPr>
      <w:tabs>
        <w:tab w:val="num" w:pos="720"/>
      </w:tabs>
      <w:suppressAutoHyphens/>
      <w:spacing w:before="0"/>
      <w:ind w:left="720" w:hanging="360"/>
      <w:contextualSpacing w:val="0"/>
    </w:pPr>
    <w:rPr>
      <w:rFonts w:ascii="Liberation Sans" w:eastAsia="WenQuanYi Zen Hei" w:hAnsi="Liberation Sans" w:cs="FreeSans"/>
      <w:kern w:val="1"/>
      <w:sz w:val="24"/>
      <w:lang w:eastAsia="zh-CN" w:bidi="hi-IN"/>
    </w:rPr>
  </w:style>
  <w:style w:type="paragraph" w:styleId="Continuarlista2">
    <w:name w:val="List Continue 2"/>
    <w:basedOn w:val="Lista"/>
    <w:rsid w:val="00D3396D"/>
    <w:pPr>
      <w:numPr>
        <w:numId w:val="4"/>
      </w:numPr>
      <w:tabs>
        <w:tab w:val="clear" w:pos="720"/>
      </w:tabs>
      <w:suppressAutoHyphens/>
      <w:spacing w:before="0"/>
      <w:ind w:left="170" w:firstLine="0"/>
      <w:contextualSpacing w:val="0"/>
    </w:pPr>
    <w:rPr>
      <w:rFonts w:ascii="Liberation Sans" w:eastAsia="WenQuanYi Zen Hei" w:hAnsi="Liberation Sans" w:cs="FreeSans"/>
      <w:kern w:val="1"/>
      <w:sz w:val="24"/>
      <w:lang w:eastAsia="zh-CN" w:bidi="hi-IN"/>
    </w:rPr>
  </w:style>
  <w:style w:type="paragraph" w:customStyle="1" w:styleId="GELParrafo">
    <w:name w:val="GEL_Parrafo"/>
    <w:basedOn w:val="Prrafodelista"/>
    <w:link w:val="GELParrafoCar"/>
    <w:qFormat/>
    <w:rsid w:val="00D3396D"/>
    <w:pPr>
      <w:spacing w:before="240" w:after="0"/>
      <w:ind w:left="0"/>
      <w:contextualSpacing w:val="0"/>
    </w:pPr>
    <w:rPr>
      <w:rFonts w:ascii="Arial" w:eastAsia="Calibri" w:hAnsi="Arial" w:cs="Times New Roman"/>
      <w:sz w:val="24"/>
      <w:lang w:val="es-ES" w:eastAsia="en-US"/>
    </w:rPr>
  </w:style>
  <w:style w:type="character" w:customStyle="1" w:styleId="GELParrafoCar">
    <w:name w:val="GEL_Parrafo Car"/>
    <w:link w:val="GELParrafo"/>
    <w:rsid w:val="00D3396D"/>
    <w:rPr>
      <w:rFonts w:ascii="Arial" w:eastAsia="Calibri" w:hAnsi="Arial" w:cs="Times New Roman"/>
      <w:sz w:val="24"/>
      <w:lang w:val="es-ES" w:eastAsia="en-US"/>
    </w:rPr>
  </w:style>
  <w:style w:type="paragraph" w:customStyle="1" w:styleId="GELtitulofiguras">
    <w:name w:val="GEL_titulo_figuras"/>
    <w:basedOn w:val="Descripcin"/>
    <w:link w:val="GELtitulofigurasCar"/>
    <w:autoRedefine/>
    <w:qFormat/>
    <w:rsid w:val="009B3BBD"/>
    <w:pPr>
      <w:spacing w:after="0" w:line="276" w:lineRule="auto"/>
      <w:jc w:val="center"/>
    </w:pPr>
    <w:rPr>
      <w:rFonts w:cs="Arial"/>
      <w:bCs/>
      <w:i w:val="0"/>
      <w:iCs w:val="0"/>
      <w:color w:val="000000"/>
      <w:sz w:val="22"/>
      <w:szCs w:val="22"/>
      <w:lang w:val="es-ES" w:eastAsia="es-ES"/>
    </w:rPr>
  </w:style>
  <w:style w:type="character" w:customStyle="1" w:styleId="GELtitulofigurasCar">
    <w:name w:val="GEL_titulo_figuras Car"/>
    <w:link w:val="GELtitulofiguras"/>
    <w:rsid w:val="009B3BBD"/>
    <w:rPr>
      <w:rFonts w:ascii="Arial" w:eastAsia="Times New Roman" w:hAnsi="Arial" w:cs="Arial"/>
      <w:bCs/>
      <w:color w:val="000000"/>
      <w:lang w:val="es-ES" w:eastAsia="es-ES"/>
    </w:rPr>
  </w:style>
  <w:style w:type="paragraph" w:styleId="Lista">
    <w:name w:val="List"/>
    <w:basedOn w:val="Normal"/>
    <w:uiPriority w:val="99"/>
    <w:semiHidden/>
    <w:unhideWhenUsed/>
    <w:rsid w:val="00D3396D"/>
    <w:pPr>
      <w:ind w:left="283" w:hanging="283"/>
      <w:contextualSpacing/>
    </w:pPr>
  </w:style>
  <w:style w:type="paragraph" w:styleId="Listaconvietas">
    <w:name w:val="List Bullet"/>
    <w:basedOn w:val="Normal"/>
    <w:uiPriority w:val="99"/>
    <w:semiHidden/>
    <w:unhideWhenUsed/>
    <w:rsid w:val="00D3396D"/>
    <w:pPr>
      <w:tabs>
        <w:tab w:val="num" w:pos="720"/>
      </w:tabs>
      <w:ind w:left="720" w:hanging="360"/>
      <w:contextualSpacing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D3396D"/>
    <w:pPr>
      <w:spacing w:before="0" w:after="200"/>
    </w:pPr>
    <w:rPr>
      <w:i/>
      <w:iCs/>
      <w:color w:val="1F497D" w:themeColor="text2"/>
      <w:sz w:val="18"/>
      <w:szCs w:val="18"/>
    </w:rPr>
  </w:style>
  <w:style w:type="paragraph" w:customStyle="1" w:styleId="Pa4">
    <w:name w:val="Pa4"/>
    <w:basedOn w:val="Default"/>
    <w:next w:val="Default"/>
    <w:uiPriority w:val="99"/>
    <w:rsid w:val="004856FE"/>
    <w:pPr>
      <w:spacing w:line="221" w:lineRule="atLeast"/>
    </w:pPr>
    <w:rPr>
      <w:rFonts w:ascii="Flama Book" w:hAnsi="Flama Book" w:cs="Times New Roman"/>
      <w:color w:val="auto"/>
    </w:rPr>
  </w:style>
  <w:style w:type="character" w:customStyle="1" w:styleId="A13">
    <w:name w:val="A13"/>
    <w:uiPriority w:val="99"/>
    <w:rsid w:val="004856FE"/>
    <w:rPr>
      <w:rFonts w:cs="Flama Medium"/>
      <w:b/>
      <w:bCs/>
      <w:color w:val="000000"/>
      <w:sz w:val="28"/>
      <w:szCs w:val="28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F468F"/>
    <w:rPr>
      <w:color w:val="954F72"/>
      <w:u w:val="single"/>
    </w:rPr>
  </w:style>
  <w:style w:type="paragraph" w:customStyle="1" w:styleId="msonormal0">
    <w:name w:val="msonormal"/>
    <w:basedOn w:val="Normal"/>
    <w:rsid w:val="00CF468F"/>
    <w:pPr>
      <w:spacing w:before="100" w:beforeAutospacing="1" w:after="100" w:afterAutospacing="1"/>
      <w:jc w:val="left"/>
    </w:pPr>
    <w:rPr>
      <w:rFonts w:ascii="Times New Roman" w:hAnsi="Times New Roman"/>
      <w:sz w:val="24"/>
      <w:lang w:eastAsia="es-CO"/>
    </w:rPr>
  </w:style>
  <w:style w:type="paragraph" w:styleId="Revisin">
    <w:name w:val="Revision"/>
    <w:hidden/>
    <w:uiPriority w:val="99"/>
    <w:semiHidden/>
    <w:rsid w:val="00D67046"/>
    <w:pPr>
      <w:spacing w:after="0"/>
    </w:pPr>
    <w:rPr>
      <w:rFonts w:ascii="Arial" w:eastAsia="Times New Roman" w:hAnsi="Arial" w:cs="Times New Roman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14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88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5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2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0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22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2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03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790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7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4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59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1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1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8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3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7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2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1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6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5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Relationship Id="rId4" Type="http://schemas.openxmlformats.org/officeDocument/2006/relationships/hyperlink" Target="https://www.funcionpublica.gov.co/documents/34206843/36546256/2019_Modulo_implementacion_acuerdo_de_paz.pdf/4dcddc73-58cd-0bc6-497f-636d9544283f?t=1582124665289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1/relationships/people" Target="peop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microsoft.com/office/2018/08/relationships/commentsExtensible" Target="commentsExtensi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07/relationships/hdphoto" Target="media/hdphoto1.wdp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3BE56-FAC1-482C-8605-643E252DF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1600</Words>
  <Characters>8803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Ricardo Ramirez</dc:creator>
  <cp:lastModifiedBy>Lenovo</cp:lastModifiedBy>
  <cp:revision>14</cp:revision>
  <dcterms:created xsi:type="dcterms:W3CDTF">2021-10-25T17:59:00Z</dcterms:created>
  <dcterms:modified xsi:type="dcterms:W3CDTF">2021-10-29T20:14:00Z</dcterms:modified>
</cp:coreProperties>
</file>